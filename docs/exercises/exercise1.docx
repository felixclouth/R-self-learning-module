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7438" w14:textId="77777777" w:rsidR="00040F0D" w:rsidRDefault="00550631">
      <w:pPr>
        <w:pStyle w:val="Title"/>
      </w:pPr>
      <w:r>
        <w:t>Programming in R: Exercise 1</w:t>
      </w:r>
    </w:p>
    <w:p w14:paraId="29343527" w14:textId="4C57E45F" w:rsidR="00040F0D" w:rsidRDefault="00AB01A1">
      <w:pPr>
        <w:pStyle w:val="Author"/>
      </w:pPr>
      <w:r>
        <w:t>Felix Clouth</w:t>
      </w:r>
      <w:r w:rsidR="00550631">
        <w:t xml:space="preserve">, </w:t>
      </w:r>
      <w:hyperlink r:id="rId7" w:history="1">
        <w:r w:rsidRPr="00D33892">
          <w:rPr>
            <w:rStyle w:val="Hyperlink"/>
          </w:rPr>
          <w:t>f.j.clouth@tilburguniversity.edu</w:t>
        </w:r>
      </w:hyperlink>
    </w:p>
    <w:p w14:paraId="52E7E478" w14:textId="77777777" w:rsidR="00040F0D" w:rsidRDefault="00550631">
      <w:pPr>
        <w:pStyle w:val="Heading2"/>
      </w:pPr>
      <w:bookmarkStart w:id="0" w:name="part-1-the-basics"/>
      <w:r>
        <w:t>Part 1: The Basics</w:t>
      </w:r>
      <w:bookmarkEnd w:id="0"/>
    </w:p>
    <w:p w14:paraId="2534BE7D" w14:textId="3C9D599A" w:rsidR="00040F0D" w:rsidRDefault="00252CFE">
      <w:pPr>
        <w:pStyle w:val="FirstParagraph"/>
      </w:pPr>
      <w:r>
        <w:t xml:space="preserve">If you have not </w:t>
      </w:r>
      <w:r w:rsidR="00AB01A1">
        <w:t>done this</w:t>
      </w:r>
      <w:r>
        <w:t xml:space="preserve"> yet</w:t>
      </w:r>
      <w:r w:rsidR="00550631">
        <w:t>, install R (</w:t>
      </w:r>
      <w:hyperlink r:id="rId8">
        <w:r w:rsidR="00550631">
          <w:rPr>
            <w:rStyle w:val="Hyperlink"/>
          </w:rPr>
          <w:t>https://cran.r-project.org/</w:t>
        </w:r>
      </w:hyperlink>
      <w:r w:rsidR="00550631">
        <w:t xml:space="preserve">), and then the free version of RStudio (in that order; </w:t>
      </w:r>
      <w:hyperlink r:id="rId9">
        <w:r w:rsidR="00550631">
          <w:rPr>
            <w:rStyle w:val="Hyperlink"/>
          </w:rPr>
          <w:t>https://www.rstudio.com/</w:t>
        </w:r>
      </w:hyperlink>
      <w:r w:rsidR="00550631">
        <w:t>).</w:t>
      </w:r>
    </w:p>
    <w:p w14:paraId="737C94A7" w14:textId="77777777" w:rsidR="00040F0D" w:rsidRDefault="00550631">
      <w:pPr>
        <w:numPr>
          <w:ilvl w:val="0"/>
          <w:numId w:val="2"/>
        </w:numPr>
      </w:pPr>
      <w:r>
        <w:t xml:space="preserve">Calculate </w:t>
      </w:r>
      <w:r>
        <w:rPr>
          <w:rStyle w:val="VerbatimChar"/>
        </w:rPr>
        <w:t>11 + 31</w:t>
      </w:r>
      <w:r>
        <w:t xml:space="preserve"> by typing it into the R Console (the interactive pane, bottom left)</w:t>
      </w:r>
    </w:p>
    <w:p w14:paraId="0D5FC34E" w14:textId="77777777" w:rsidR="00040F0D" w:rsidRDefault="00550631">
      <w:pPr>
        <w:numPr>
          <w:ilvl w:val="0"/>
          <w:numId w:val="2"/>
        </w:numPr>
      </w:pPr>
      <w:r>
        <w:t>Try the following:</w:t>
      </w:r>
    </w:p>
    <w:p w14:paraId="2DD44BE6" w14:textId="77777777" w:rsidR="00040F0D" w:rsidRDefault="00550631">
      <w:pPr>
        <w:pStyle w:val="SourceCode"/>
        <w:numPr>
          <w:ilvl w:val="0"/>
          <w:numId w:val="1"/>
        </w:numPr>
      </w:pPr>
      <w:r>
        <w:rPr>
          <w:rStyle w:val="DecValTok"/>
        </w:rPr>
        <w:t>1</w:t>
      </w:r>
      <w:r>
        <w:rPr>
          <w:rStyle w:val="OperatorTok"/>
        </w:rPr>
        <w:t>+</w:t>
      </w:r>
      <w:r>
        <w:rPr>
          <w:rStyle w:val="DecValTok"/>
        </w:rPr>
        <w:t>1</w:t>
      </w:r>
      <w:r>
        <w:br/>
      </w:r>
      <w:r>
        <w:rPr>
          <w:rStyle w:val="DecValTok"/>
        </w:rPr>
        <w:t>1</w:t>
      </w:r>
      <w:r>
        <w:rPr>
          <w:rStyle w:val="NormalTok"/>
        </w:rPr>
        <w:t xml:space="preserve"> </w:t>
      </w:r>
      <w:r>
        <w:rPr>
          <w:rStyle w:val="OperatorTok"/>
        </w:rPr>
        <w:t>+</w:t>
      </w:r>
      <w:r>
        <w:rPr>
          <w:rStyle w:val="StringTok"/>
        </w:rPr>
        <w:t xml:space="preserve"> </w:t>
      </w:r>
      <w:r>
        <w:rPr>
          <w:rStyle w:val="DecValTok"/>
        </w:rPr>
        <w:t>1</w:t>
      </w:r>
      <w:r>
        <w:br/>
      </w:r>
      <w:r>
        <w:rPr>
          <w:rStyle w:val="DecValTok"/>
        </w:rPr>
        <w:t>1</w:t>
      </w:r>
      <w:r>
        <w:rPr>
          <w:rStyle w:val="NormalTok"/>
        </w:rPr>
        <w:t xml:space="preserve"> </w:t>
      </w:r>
      <w:r>
        <w:rPr>
          <w:rStyle w:val="OperatorTok"/>
        </w:rPr>
        <w:t>+</w:t>
      </w:r>
      <w:r>
        <w:rPr>
          <w:rStyle w:val="StringTok"/>
        </w:rPr>
        <w:t xml:space="preserve">     </w:t>
      </w:r>
      <w:r>
        <w:rPr>
          <w:rStyle w:val="DecValTok"/>
        </w:rPr>
        <w:t>1</w:t>
      </w:r>
      <w:r>
        <w:rPr>
          <w:rStyle w:val="NormalTok"/>
        </w:rPr>
        <w:t xml:space="preserve"> </w:t>
      </w:r>
    </w:p>
    <w:p w14:paraId="447071C0" w14:textId="77777777" w:rsidR="00040F0D" w:rsidRDefault="00550631">
      <w:pPr>
        <w:pStyle w:val="FirstParagraph"/>
      </w:pPr>
      <w:r>
        <w:t>You see that R does not care about spaces, but that doesn’t mean you shouldn’t. Which of the lines is more readable?</w:t>
      </w:r>
    </w:p>
    <w:p w14:paraId="28C89942" w14:textId="77777777" w:rsidR="00040F0D" w:rsidRDefault="00550631">
      <w:pPr>
        <w:numPr>
          <w:ilvl w:val="0"/>
          <w:numId w:val="3"/>
        </w:numPr>
      </w:pPr>
      <w:r>
        <w:t xml:space="preserve">Try a few more math expressions. </w:t>
      </w:r>
      <w:r>
        <w:rPr>
          <w:b/>
        </w:rPr>
        <w:t>This time, write them down in the Source panel (top left) and execute them by either selecting the entire line, or by placing your cursor somewhere on the line and pressing Ctrl + Enter (Windows) or Cmd + Enter (Mac).</w:t>
      </w:r>
      <w:r>
        <w:t xml:space="preserve"> HINT: Some math operators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w:t>
      </w:r>
    </w:p>
    <w:p w14:paraId="32AC4FE5" w14:textId="77777777" w:rsidR="00040F0D" w:rsidRDefault="00550631">
      <w:pPr>
        <w:numPr>
          <w:ilvl w:val="0"/>
          <w:numId w:val="3"/>
        </w:numPr>
      </w:pPr>
      <w:r>
        <w:t>Try combining math expressions. Use parentheses to indicate the order of the math expressions (e.g., (4 + 2) * 6). Play around with sending commands to the Console line by line and by selecting multiple lines of code.</w:t>
      </w:r>
    </w:p>
    <w:p w14:paraId="1781D2A5" w14:textId="77777777" w:rsidR="00040F0D" w:rsidRDefault="00550631">
      <w:pPr>
        <w:pStyle w:val="SourceCode"/>
        <w:numPr>
          <w:ilvl w:val="0"/>
          <w:numId w:val="1"/>
        </w:numPr>
      </w:pPr>
      <w:r>
        <w:rPr>
          <w:rStyle w:val="DecValTok"/>
        </w:rPr>
        <w:t>4</w:t>
      </w:r>
      <w:r>
        <w:rPr>
          <w:rStyle w:val="NormalTok"/>
        </w:rPr>
        <w:t xml:space="preserve"> </w:t>
      </w:r>
      <w:r>
        <w:rPr>
          <w:rStyle w:val="OperatorTok"/>
        </w:rPr>
        <w:t>*</w:t>
      </w:r>
      <w:r>
        <w:rPr>
          <w:rStyle w:val="StringTok"/>
        </w:rPr>
        <w:t xml:space="preserve"> </w:t>
      </w:r>
      <w:r>
        <w:rPr>
          <w:rStyle w:val="DecValTok"/>
        </w:rPr>
        <w:t>4</w:t>
      </w:r>
      <w:r>
        <w:rPr>
          <w:rStyle w:val="NormalTok"/>
        </w:rPr>
        <w:t xml:space="preserve"> </w:t>
      </w:r>
      <w:r>
        <w:rPr>
          <w:rStyle w:val="OperatorTok"/>
        </w:rPr>
        <w:t>*</w:t>
      </w:r>
      <w:r>
        <w:rPr>
          <w:rStyle w:val="StringTok"/>
        </w:rPr>
        <w:t xml:space="preserve"> </w:t>
      </w:r>
      <w:r>
        <w:rPr>
          <w:rStyle w:val="DecValTok"/>
        </w:rPr>
        <w:t>4</w:t>
      </w:r>
      <w:r>
        <w:br/>
      </w:r>
      <w:r>
        <w:rPr>
          <w:rStyle w:val="DecValTok"/>
        </w:rPr>
        <w:t>4</w:t>
      </w:r>
      <w:r>
        <w:rPr>
          <w:rStyle w:val="NormalTok"/>
        </w:rPr>
        <w:t xml:space="preserve"> </w:t>
      </w:r>
      <w:r>
        <w:rPr>
          <w:rStyle w:val="OperatorTok"/>
        </w:rPr>
        <w:t>*</w:t>
      </w:r>
      <w:r>
        <w:rPr>
          <w:rStyle w:val="StringTok"/>
        </w:rPr>
        <w:t xml:space="preserve"> </w:t>
      </w:r>
      <w:r>
        <w:rPr>
          <w:rStyle w:val="NormalTok"/>
        </w:rPr>
        <w:t>(</w:t>
      </w:r>
      <w:r>
        <w:rPr>
          <w:rStyle w:val="DecValTok"/>
        </w:rPr>
        <w:t>4</w:t>
      </w:r>
      <w:r>
        <w:rPr>
          <w:rStyle w:val="NormalTok"/>
        </w:rPr>
        <w:t xml:space="preserve"> </w:t>
      </w:r>
      <w:r>
        <w:rPr>
          <w:rStyle w:val="OperatorTok"/>
        </w:rPr>
        <w:t>+</w:t>
      </w:r>
      <w:r>
        <w:rPr>
          <w:rStyle w:val="StringTok"/>
        </w:rPr>
        <w:t xml:space="preserve"> </w:t>
      </w:r>
      <w:r>
        <w:rPr>
          <w:rStyle w:val="DecValTok"/>
        </w:rPr>
        <w:t>2</w:t>
      </w:r>
      <w:r>
        <w:rPr>
          <w:rStyle w:val="NormalTok"/>
        </w:rPr>
        <w:t>)</w:t>
      </w:r>
    </w:p>
    <w:p w14:paraId="6A7ABE3C" w14:textId="77777777" w:rsidR="00040F0D" w:rsidRDefault="00550631">
      <w:pPr>
        <w:numPr>
          <w:ilvl w:val="0"/>
          <w:numId w:val="3"/>
        </w:numPr>
      </w:pPr>
      <w:r>
        <w:t>Run the following lines:</w:t>
      </w:r>
    </w:p>
    <w:p w14:paraId="01E0E9C7" w14:textId="77777777" w:rsidR="00040F0D" w:rsidRDefault="00550631">
      <w:pPr>
        <w:pStyle w:val="SourceCode"/>
        <w:numPr>
          <w:ilvl w:val="0"/>
          <w:numId w:val="1"/>
        </w:numPr>
      </w:pPr>
      <w:r>
        <w:rPr>
          <w:rStyle w:val="DecValTok"/>
        </w:rPr>
        <w:t>1</w:t>
      </w:r>
      <w:r>
        <w:rPr>
          <w:rStyle w:val="NormalTok"/>
        </w:rPr>
        <w:t xml:space="preserve"> </w:t>
      </w:r>
      <w:r>
        <w:rPr>
          <w:rStyle w:val="OperatorTok"/>
        </w:rPr>
        <w:t>+</w:t>
      </w:r>
      <w:r>
        <w:rPr>
          <w:rStyle w:val="StringTok"/>
        </w:rPr>
        <w:t xml:space="preserve"> </w:t>
      </w:r>
      <w:r>
        <w:rPr>
          <w:rStyle w:val="DecValTok"/>
        </w:rPr>
        <w:t>1</w:t>
      </w:r>
      <w:r>
        <w:br/>
      </w:r>
      <w:r>
        <w:rPr>
          <w:rStyle w:val="DecValTok"/>
        </w:rPr>
        <w:t>2</w:t>
      </w:r>
      <w:r>
        <w:rPr>
          <w:rStyle w:val="NormalTok"/>
        </w:rPr>
        <w:t xml:space="preserve"> </w:t>
      </w:r>
      <w:r>
        <w:rPr>
          <w:rStyle w:val="OperatorTok"/>
        </w:rPr>
        <w:t>*</w:t>
      </w:r>
      <w:r>
        <w:rPr>
          <w:rStyle w:val="StringTok"/>
        </w:rPr>
        <w:t xml:space="preserve"> </w:t>
      </w:r>
      <w:r>
        <w:rPr>
          <w:rStyle w:val="DecValTok"/>
        </w:rPr>
        <w:t>6</w:t>
      </w:r>
    </w:p>
    <w:p w14:paraId="2C7532F0" w14:textId="77777777" w:rsidR="00040F0D" w:rsidRDefault="00550631">
      <w:pPr>
        <w:numPr>
          <w:ilvl w:val="0"/>
          <w:numId w:val="1"/>
        </w:numPr>
      </w:pPr>
      <w:r>
        <w:t>Compare your results to what happens if you run the following lines:</w:t>
      </w:r>
    </w:p>
    <w:p w14:paraId="272FEB25" w14:textId="77777777" w:rsidR="00040F0D" w:rsidRDefault="00550631">
      <w:pPr>
        <w:pStyle w:val="SourceCode"/>
        <w:numPr>
          <w:ilvl w:val="0"/>
          <w:numId w:val="1"/>
        </w:numPr>
      </w:pPr>
      <w:r>
        <w:rPr>
          <w:rStyle w:val="DecValTok"/>
        </w:rPr>
        <w:t>1</w:t>
      </w:r>
      <w:r>
        <w:rPr>
          <w:rStyle w:val="NormalTok"/>
        </w:rPr>
        <w:t xml:space="preserve"> </w:t>
      </w:r>
      <w:r>
        <w:rPr>
          <w:rStyle w:val="OperatorTok"/>
        </w:rPr>
        <w:t>+</w:t>
      </w:r>
      <w:r>
        <w:rPr>
          <w:rStyle w:val="StringTok"/>
        </w:rPr>
        <w:t xml:space="preserve"> </w:t>
      </w:r>
      <w:r>
        <w:rPr>
          <w:rStyle w:val="DecValTok"/>
        </w:rPr>
        <w:t>1</w:t>
      </w:r>
      <w:r>
        <w:rPr>
          <w:rStyle w:val="NormalTok"/>
        </w:rPr>
        <w:t xml:space="preserve">; </w:t>
      </w:r>
      <w:r>
        <w:rPr>
          <w:rStyle w:val="DecValTok"/>
        </w:rPr>
        <w:t>2</w:t>
      </w:r>
      <w:r>
        <w:rPr>
          <w:rStyle w:val="NormalTok"/>
        </w:rPr>
        <w:t xml:space="preserve"> </w:t>
      </w:r>
      <w:r>
        <w:rPr>
          <w:rStyle w:val="OperatorTok"/>
        </w:rPr>
        <w:t>*</w:t>
      </w:r>
      <w:r>
        <w:rPr>
          <w:rStyle w:val="StringTok"/>
        </w:rPr>
        <w:t xml:space="preserve"> </w:t>
      </w:r>
      <w:r>
        <w:rPr>
          <w:rStyle w:val="DecValTok"/>
        </w:rPr>
        <w:t>6</w:t>
      </w:r>
    </w:p>
    <w:p w14:paraId="745CBFA2" w14:textId="77777777" w:rsidR="00040F0D" w:rsidRDefault="00550631">
      <w:pPr>
        <w:numPr>
          <w:ilvl w:val="0"/>
          <w:numId w:val="1"/>
        </w:numPr>
      </w:pPr>
      <w:r>
        <w:t>What’s the difference? Which version do you prefer and why?</w:t>
      </w:r>
    </w:p>
    <w:p w14:paraId="253097D9" w14:textId="77777777" w:rsidR="00040F0D" w:rsidRDefault="00550631">
      <w:pPr>
        <w:numPr>
          <w:ilvl w:val="0"/>
          <w:numId w:val="3"/>
        </w:numPr>
      </w:pPr>
      <w:r>
        <w:t>Run the following line:</w:t>
      </w:r>
    </w:p>
    <w:p w14:paraId="543E2C2F" w14:textId="77777777" w:rsidR="00040F0D" w:rsidRDefault="00550631">
      <w:pPr>
        <w:pStyle w:val="SourceCode"/>
        <w:numPr>
          <w:ilvl w:val="0"/>
          <w:numId w:val="1"/>
        </w:numPr>
      </w:pPr>
      <w:r>
        <w:rPr>
          <w:rStyle w:val="DecValTok"/>
        </w:rPr>
        <w:t>25</w:t>
      </w:r>
      <w:r>
        <w:rPr>
          <w:rStyle w:val="NormalTok"/>
        </w:rPr>
        <w:t xml:space="preserve"> </w:t>
      </w:r>
      <w:r>
        <w:rPr>
          <w:rStyle w:val="OperatorTok"/>
        </w:rPr>
        <w:t>/</w:t>
      </w:r>
      <w:r>
        <w:rPr>
          <w:rStyle w:val="StringTok"/>
        </w:rPr>
        <w:t xml:space="preserve"> </w:t>
      </w:r>
      <w:r>
        <w:rPr>
          <w:rStyle w:val="NormalTok"/>
        </w:rPr>
        <w:t>(</w:t>
      </w:r>
      <w:r>
        <w:rPr>
          <w:rStyle w:val="DecValTok"/>
        </w:rPr>
        <w:t>6</w:t>
      </w:r>
      <w:r>
        <w:rPr>
          <w:rStyle w:val="NormalTok"/>
        </w:rPr>
        <w:t xml:space="preserve"> </w:t>
      </w:r>
      <w:r>
        <w:rPr>
          <w:rStyle w:val="OperatorTok"/>
        </w:rPr>
        <w:t>-</w:t>
      </w:r>
      <w:r>
        <w:rPr>
          <w:rStyle w:val="StringTok"/>
        </w:rPr>
        <w:t xml:space="preserve"> </w:t>
      </w:r>
      <w:r>
        <w:rPr>
          <w:rStyle w:val="DecValTok"/>
        </w:rPr>
        <w:t>1</w:t>
      </w:r>
    </w:p>
    <w:p w14:paraId="7031E46F" w14:textId="77777777" w:rsidR="00040F0D" w:rsidRDefault="00550631">
      <w:pPr>
        <w:numPr>
          <w:ilvl w:val="0"/>
          <w:numId w:val="1"/>
        </w:numPr>
      </w:pPr>
      <w:r>
        <w:t>What happened? How can you solve this?</w:t>
      </w:r>
    </w:p>
    <w:p w14:paraId="45155C9A" w14:textId="77777777" w:rsidR="00040F0D" w:rsidRDefault="00550631">
      <w:pPr>
        <w:numPr>
          <w:ilvl w:val="0"/>
          <w:numId w:val="3"/>
        </w:numPr>
      </w:pPr>
      <w:r>
        <w:lastRenderedPageBreak/>
        <w:t>Run the following line:</w:t>
      </w:r>
    </w:p>
    <w:p w14:paraId="5F8E5789" w14:textId="77777777" w:rsidR="00040F0D" w:rsidRDefault="00550631">
      <w:pPr>
        <w:pStyle w:val="SourceCode"/>
        <w:numPr>
          <w:ilvl w:val="0"/>
          <w:numId w:val="1"/>
        </w:numPr>
      </w:pPr>
      <w:r>
        <w:rPr>
          <w:rStyle w:val="CommentTok"/>
        </w:rPr>
        <w:t># 7 * 3</w:t>
      </w:r>
    </w:p>
    <w:p w14:paraId="72C10992" w14:textId="77777777" w:rsidR="00040F0D" w:rsidRDefault="00550631">
      <w:pPr>
        <w:numPr>
          <w:ilvl w:val="0"/>
          <w:numId w:val="1"/>
        </w:numPr>
      </w:pPr>
      <w:r>
        <w:t xml:space="preserve">You’ll see that the line of code does get copied to the Console, but you won’t get any output. Whenever you start a line with the ‘#’ symbol, R understands its a </w:t>
      </w:r>
      <w:r>
        <w:rPr>
          <w:i/>
        </w:rPr>
        <w:t>comment</w:t>
      </w:r>
      <w:r>
        <w:t>. You use comments to explain what you are doing and why. This is useful for collaborators and future-you. Comments are not evaluated by R, so you can write whatever you want in comments, including R code. It is STRONGLY recommended that you make good use of comments. An example of how you can use comments is the following:</w:t>
      </w:r>
    </w:p>
    <w:p w14:paraId="729907F8" w14:textId="35D7BEB7" w:rsidR="00040F0D" w:rsidRDefault="00550631">
      <w:pPr>
        <w:pStyle w:val="SourceCode"/>
        <w:numPr>
          <w:ilvl w:val="0"/>
          <w:numId w:val="1"/>
        </w:numPr>
      </w:pPr>
      <w:r>
        <w:rPr>
          <w:rStyle w:val="CommentTok"/>
        </w:rPr>
        <w:t># Exercise 1.7</w:t>
      </w:r>
      <w:r>
        <w:br/>
      </w:r>
      <w:r>
        <w:rPr>
          <w:rStyle w:val="CommentTok"/>
        </w:rPr>
        <w:t xml:space="preserve"># </w:t>
      </w:r>
      <w:r w:rsidR="00AB01A1">
        <w:rPr>
          <w:rStyle w:val="CommentTok"/>
        </w:rPr>
        <w:t>Felix Clouth</w:t>
      </w:r>
      <w:r>
        <w:br/>
      </w:r>
      <w:r>
        <w:br/>
      </w:r>
      <w:r>
        <w:rPr>
          <w:rStyle w:val="CommentTok"/>
        </w:rPr>
        <w:t># Load data ----------------</w:t>
      </w:r>
      <w:r>
        <w:br/>
      </w:r>
      <w:r w:rsidR="00AB01A1">
        <w:rPr>
          <w:rStyle w:val="NormalTok"/>
        </w:rPr>
        <w:t>my</w:t>
      </w:r>
      <w:r>
        <w:rPr>
          <w:rStyle w:val="NormalTok"/>
        </w:rPr>
        <w:t>data &lt;-</w:t>
      </w:r>
      <w:r>
        <w:rPr>
          <w:rStyle w:val="StringTok"/>
        </w:rPr>
        <w:t xml:space="preserve"> </w:t>
      </w:r>
      <w:r>
        <w:rPr>
          <w:rStyle w:val="KeywordTok"/>
        </w:rPr>
        <w:t>read.table</w:t>
      </w:r>
      <w:r>
        <w:rPr>
          <w:rStyle w:val="NormalTok"/>
        </w:rPr>
        <w:t>(</w:t>
      </w:r>
      <w:r>
        <w:rPr>
          <w:rStyle w:val="StringTok"/>
        </w:rPr>
        <w:t>"mydata.txt"</w:t>
      </w:r>
      <w:r>
        <w:rPr>
          <w:rStyle w:val="NormalTok"/>
        </w:rPr>
        <w:t>)</w:t>
      </w:r>
      <w:r>
        <w:br/>
      </w:r>
      <w:r>
        <w:br/>
      </w:r>
      <w:r>
        <w:rPr>
          <w:rStyle w:val="CommentTok"/>
        </w:rPr>
        <w:t># Analysis -----------------</w:t>
      </w:r>
      <w:r>
        <w:br/>
      </w:r>
      <w:r>
        <w:rPr>
          <w:rStyle w:val="CommentTok"/>
        </w:rPr>
        <w:t># fit linear model</w:t>
      </w:r>
      <w:r>
        <w:br/>
      </w:r>
      <w:r>
        <w:rPr>
          <w:rStyle w:val="NormalTok"/>
        </w:rPr>
        <w:t>model1 &lt;-</w:t>
      </w:r>
      <w:r>
        <w:rPr>
          <w:rStyle w:val="StringTok"/>
        </w:rPr>
        <w:t xml:space="preserve"> </w:t>
      </w:r>
      <w:r>
        <w:rPr>
          <w:rStyle w:val="KeywordTok"/>
        </w:rPr>
        <w:t>lm</w:t>
      </w:r>
      <w:r>
        <w:rPr>
          <w:rStyle w:val="NormalTok"/>
        </w:rPr>
        <w:t xml:space="preserve">(y </w:t>
      </w:r>
      <w:r>
        <w:rPr>
          <w:rStyle w:val="OperatorTok"/>
        </w:rPr>
        <w:t>~</w:t>
      </w:r>
      <w:r>
        <w:rPr>
          <w:rStyle w:val="StringTok"/>
        </w:rPr>
        <w:t xml:space="preserve"> </w:t>
      </w:r>
      <w:r>
        <w:rPr>
          <w:rStyle w:val="NormalTok"/>
        </w:rPr>
        <w:t xml:space="preserve">x, </w:t>
      </w:r>
      <w:r>
        <w:rPr>
          <w:rStyle w:val="DataTypeTok"/>
        </w:rPr>
        <w:t>data =</w:t>
      </w:r>
      <w:r>
        <w:rPr>
          <w:rStyle w:val="NormalTok"/>
        </w:rPr>
        <w:t xml:space="preserve"> </w:t>
      </w:r>
      <w:r w:rsidR="00AB01A1">
        <w:rPr>
          <w:rStyle w:val="NormalTok"/>
        </w:rPr>
        <w:t>my</w:t>
      </w:r>
      <w:r>
        <w:rPr>
          <w:rStyle w:val="NormalTok"/>
        </w:rPr>
        <w:t>data)</w:t>
      </w:r>
      <w:r>
        <w:br/>
      </w:r>
      <w:r>
        <w:br/>
      </w:r>
      <w:r>
        <w:rPr>
          <w:rStyle w:val="CommentTok"/>
        </w:rPr>
        <w:t># inspect results</w:t>
      </w:r>
      <w:r>
        <w:br/>
      </w:r>
      <w:r>
        <w:rPr>
          <w:rStyle w:val="KeywordTok"/>
        </w:rPr>
        <w:t>summary</w:t>
      </w:r>
      <w:r>
        <w:rPr>
          <w:rStyle w:val="NormalTok"/>
        </w:rPr>
        <w:t>(model1)</w:t>
      </w:r>
    </w:p>
    <w:p w14:paraId="73D39E84" w14:textId="77777777" w:rsidR="00040F0D" w:rsidRDefault="00550631">
      <w:pPr>
        <w:numPr>
          <w:ilvl w:val="0"/>
          <w:numId w:val="1"/>
        </w:numPr>
      </w:pPr>
      <w:r>
        <w:t>Note that this code won’t run on your machines, because you don’t have a file called “mydata.txt”. This is merely meant as an illustration of comments.</w:t>
      </w:r>
    </w:p>
    <w:p w14:paraId="18751DAD" w14:textId="77777777" w:rsidR="00040F0D" w:rsidRDefault="00550631">
      <w:pPr>
        <w:numPr>
          <w:ilvl w:val="0"/>
          <w:numId w:val="1"/>
        </w:numPr>
      </w:pPr>
      <w:r>
        <w:t>From now on, I would like you to write all your code in .R scripts with a title and informative comments throughout.</w:t>
      </w:r>
    </w:p>
    <w:p w14:paraId="600022BA" w14:textId="77777777" w:rsidR="00040F0D" w:rsidRDefault="00550631">
      <w:pPr>
        <w:numPr>
          <w:ilvl w:val="0"/>
          <w:numId w:val="3"/>
        </w:numPr>
      </w:pPr>
      <w:r>
        <w:t>A lot of the flexibility and functionality in R is due to all the different R packages you can install. To use an R package, you have to take the following two steps:</w:t>
      </w:r>
    </w:p>
    <w:p w14:paraId="00413236" w14:textId="77777777" w:rsidR="00040F0D" w:rsidRDefault="00550631">
      <w:pPr>
        <w:pStyle w:val="SourceCode"/>
        <w:numPr>
          <w:ilvl w:val="0"/>
          <w:numId w:val="1"/>
        </w:numPr>
      </w:pPr>
      <w:r>
        <w:rPr>
          <w:rStyle w:val="CommentTok"/>
        </w:rPr>
        <w:t># Step 1: install.packages()</w:t>
      </w:r>
      <w:r>
        <w:br/>
      </w:r>
      <w:r>
        <w:rPr>
          <w:rStyle w:val="CommentTok"/>
        </w:rPr>
        <w:t># this function downloads the package from the CRAN library to your computer</w:t>
      </w:r>
      <w:r>
        <w:br/>
      </w:r>
      <w:r>
        <w:rPr>
          <w:rStyle w:val="CommentTok"/>
        </w:rPr>
        <w:t># you only have to do this once</w:t>
      </w:r>
      <w:r>
        <w:br/>
      </w:r>
      <w:r>
        <w:rPr>
          <w:rStyle w:val="KeywordTok"/>
        </w:rPr>
        <w:t>install.packages</w:t>
      </w:r>
      <w:r>
        <w:rPr>
          <w:rStyle w:val="NormalTok"/>
        </w:rPr>
        <w:t>(</w:t>
      </w:r>
      <w:r>
        <w:rPr>
          <w:rStyle w:val="StringTok"/>
        </w:rPr>
        <w:t>"cowsay"</w:t>
      </w:r>
      <w:r>
        <w:rPr>
          <w:rStyle w:val="NormalTok"/>
        </w:rPr>
        <w:t>)</w:t>
      </w:r>
      <w:r>
        <w:br/>
      </w:r>
      <w:r>
        <w:br/>
      </w:r>
      <w:r>
        <w:rPr>
          <w:rStyle w:val="CommentTok"/>
        </w:rPr>
        <w:t># Step 2: library()</w:t>
      </w:r>
      <w:r>
        <w:br/>
      </w:r>
      <w:r>
        <w:rPr>
          <w:rStyle w:val="CommentTok"/>
        </w:rPr>
        <w:t># this function "activates" or "loads" the package into R, so that you can use it</w:t>
      </w:r>
      <w:r>
        <w:br/>
      </w:r>
      <w:r>
        <w:rPr>
          <w:rStyle w:val="CommentTok"/>
        </w:rPr>
        <w:t># you have to do this each time you want to use the package</w:t>
      </w:r>
      <w:r>
        <w:br/>
      </w:r>
      <w:r>
        <w:rPr>
          <w:rStyle w:val="KeywordTok"/>
        </w:rPr>
        <w:t>library</w:t>
      </w:r>
      <w:r>
        <w:rPr>
          <w:rStyle w:val="NormalTok"/>
        </w:rPr>
        <w:t>(</w:t>
      </w:r>
      <w:r>
        <w:rPr>
          <w:rStyle w:val="StringTok"/>
        </w:rPr>
        <w:t>"cowsay"</w:t>
      </w:r>
      <w:r>
        <w:rPr>
          <w:rStyle w:val="NormalTok"/>
        </w:rPr>
        <w:t>)</w:t>
      </w:r>
      <w:r>
        <w:br/>
      </w:r>
      <w:r>
        <w:br/>
      </w:r>
      <w:r>
        <w:rPr>
          <w:rStyle w:val="CommentTok"/>
        </w:rPr>
        <w:t># now I can use the functions in the package cowsay:</w:t>
      </w:r>
      <w:r>
        <w:br/>
      </w:r>
      <w:r>
        <w:rPr>
          <w:rStyle w:val="KeywordTok"/>
        </w:rPr>
        <w:t>say</w:t>
      </w:r>
      <w:r>
        <w:rPr>
          <w:rStyle w:val="NormalTok"/>
        </w:rPr>
        <w:t>(</w:t>
      </w:r>
      <w:r>
        <w:rPr>
          <w:rStyle w:val="StringTok"/>
        </w:rPr>
        <w:t>"I've successfully installed and used cowsay"</w:t>
      </w:r>
      <w:r>
        <w:rPr>
          <w:rStyle w:val="NormalTok"/>
        </w:rPr>
        <w:t xml:space="preserve">, </w:t>
      </w:r>
      <w:r>
        <w:rPr>
          <w:rStyle w:val="DataTypeTok"/>
        </w:rPr>
        <w:t>by =</w:t>
      </w:r>
      <w:r>
        <w:rPr>
          <w:rStyle w:val="NormalTok"/>
        </w:rPr>
        <w:t xml:space="preserve"> </w:t>
      </w:r>
      <w:r>
        <w:rPr>
          <w:rStyle w:val="StringTok"/>
        </w:rPr>
        <w:t>"monkey"</w:t>
      </w:r>
      <w:r>
        <w:rPr>
          <w:rStyle w:val="NormalTok"/>
        </w:rPr>
        <w:t>)</w:t>
      </w:r>
    </w:p>
    <w:p w14:paraId="602FDFA9" w14:textId="77777777" w:rsidR="00040F0D" w:rsidRDefault="00550631">
      <w:pPr>
        <w:numPr>
          <w:ilvl w:val="0"/>
          <w:numId w:val="1"/>
        </w:numPr>
      </w:pPr>
      <w:r>
        <w:lastRenderedPageBreak/>
        <w:t xml:space="preserve">There are a </w:t>
      </w:r>
      <w:r>
        <w:rPr>
          <w:b/>
        </w:rPr>
        <w:t>lot</w:t>
      </w:r>
      <w:r>
        <w:t xml:space="preserve"> of R packages available online, so it can be tricky to find the one you need. A useful starting point is this page: </w:t>
      </w:r>
      <w:hyperlink r:id="rId10">
        <w:r>
          <w:rPr>
            <w:rStyle w:val="Hyperlink"/>
          </w:rPr>
          <w:t>https://cran.r-project.org/web/views/</w:t>
        </w:r>
      </w:hyperlink>
      <w:r>
        <w:t>. Here, you can find many R packages organized by topic. Pick one topic that is relevant to you (e.g., Psychometrics, or Social Sciences), and install and load one of the packages.</w:t>
      </w:r>
      <w:r w:rsidR="00252CFE">
        <w:t xml:space="preserve"> You only need to install a package once on your computer, but you need to activate it in every R session in which you want to use it.</w:t>
      </w:r>
    </w:p>
    <w:p w14:paraId="16DDFF43" w14:textId="77777777" w:rsidR="00763352" w:rsidRDefault="00763352">
      <w:pPr>
        <w:numPr>
          <w:ilvl w:val="0"/>
          <w:numId w:val="1"/>
        </w:numPr>
      </w:pPr>
    </w:p>
    <w:p w14:paraId="27A45062" w14:textId="77777777" w:rsidR="00040F0D" w:rsidRDefault="00550631">
      <w:pPr>
        <w:pStyle w:val="Heading2"/>
      </w:pPr>
      <w:bookmarkStart w:id="1" w:name="part-2-data-vectors-and-variables"/>
      <w:r>
        <w:t>Part 2: Data, Vectors, and Variables</w:t>
      </w:r>
      <w:bookmarkEnd w:id="1"/>
    </w:p>
    <w:p w14:paraId="65AC765F" w14:textId="77777777" w:rsidR="00040F0D" w:rsidRDefault="00550631">
      <w:pPr>
        <w:numPr>
          <w:ilvl w:val="0"/>
          <w:numId w:val="4"/>
        </w:numPr>
      </w:pPr>
      <w:r>
        <w:t>Calculate the following:</w:t>
      </w:r>
    </w:p>
    <w:p w14:paraId="24461240" w14:textId="77777777" w:rsidR="00040F0D" w:rsidRDefault="00550631">
      <w:pPr>
        <w:pStyle w:val="Compact"/>
        <w:numPr>
          <w:ilvl w:val="1"/>
          <w:numId w:val="5"/>
        </w:numPr>
      </w:pPr>
      <w:r w:rsidRPr="0032150A">
        <w:rPr>
          <w:rStyle w:val="VerbatimChar"/>
          <w:lang w:val="nl-NL"/>
          <w:rPrChange w:id="2" w:author="Cas Goos" w:date="2025-01-28T14:06:00Z" w16du:dateUtc="2025-01-28T13:06:00Z">
            <w:rPr>
              <w:rStyle w:val="VerbatimChar"/>
            </w:rPr>
          </w:rPrChange>
        </w:rPr>
        <w:t>log(42)</w:t>
      </w:r>
      <w:r w:rsidRPr="0032150A">
        <w:rPr>
          <w:lang w:val="nl-NL"/>
          <w:rPrChange w:id="3" w:author="Cas Goos" w:date="2025-01-28T14:06:00Z" w16du:dateUtc="2025-01-28T13:06:00Z">
            <w:rPr/>
          </w:rPrChange>
        </w:rPr>
        <w:t xml:space="preserve">, </w:t>
      </w:r>
      <w:r w:rsidRPr="0032150A">
        <w:rPr>
          <w:rStyle w:val="VerbatimChar"/>
          <w:lang w:val="nl-NL"/>
          <w:rPrChange w:id="4" w:author="Cas Goos" w:date="2025-01-28T14:06:00Z" w16du:dateUtc="2025-01-28T13:06:00Z">
            <w:rPr>
              <w:rStyle w:val="VerbatimChar"/>
            </w:rPr>
          </w:rPrChange>
        </w:rPr>
        <w:t>log(e)</w:t>
      </w:r>
      <w:r w:rsidRPr="0032150A">
        <w:rPr>
          <w:lang w:val="nl-NL"/>
          <w:rPrChange w:id="5" w:author="Cas Goos" w:date="2025-01-28T14:06:00Z" w16du:dateUtc="2025-01-28T13:06:00Z">
            <w:rPr/>
          </w:rPrChange>
        </w:rPr>
        <w:t xml:space="preserve">, </w:t>
      </w:r>
      <w:r w:rsidRPr="0032150A">
        <w:rPr>
          <w:rStyle w:val="VerbatimChar"/>
          <w:lang w:val="nl-NL"/>
          <w:rPrChange w:id="6" w:author="Cas Goos" w:date="2025-01-28T14:06:00Z" w16du:dateUtc="2025-01-28T13:06:00Z">
            <w:rPr>
              <w:rStyle w:val="VerbatimChar"/>
            </w:rPr>
          </w:rPrChange>
        </w:rPr>
        <w:t>log(0)</w:t>
      </w:r>
      <w:r w:rsidRPr="0032150A">
        <w:rPr>
          <w:lang w:val="nl-NL"/>
          <w:rPrChange w:id="7" w:author="Cas Goos" w:date="2025-01-28T14:06:00Z" w16du:dateUtc="2025-01-28T13:06:00Z">
            <w:rPr/>
          </w:rPrChange>
        </w:rPr>
        <w:t xml:space="preserve">, </w:t>
      </w:r>
      <w:r w:rsidRPr="0032150A">
        <w:rPr>
          <w:rStyle w:val="VerbatimChar"/>
          <w:lang w:val="nl-NL"/>
          <w:rPrChange w:id="8" w:author="Cas Goos" w:date="2025-01-28T14:06:00Z" w16du:dateUtc="2025-01-28T13:06:00Z">
            <w:rPr>
              <w:rStyle w:val="VerbatimChar"/>
            </w:rPr>
          </w:rPrChange>
        </w:rPr>
        <w:t>log(-1)</w:t>
      </w:r>
      <w:r w:rsidRPr="0032150A">
        <w:rPr>
          <w:lang w:val="nl-NL"/>
          <w:rPrChange w:id="9" w:author="Cas Goos" w:date="2025-01-28T14:06:00Z" w16du:dateUtc="2025-01-28T13:06:00Z">
            <w:rPr/>
          </w:rPrChange>
        </w:rPr>
        <w:t xml:space="preserve">. </w:t>
      </w:r>
      <w:r>
        <w:t>What base is used for the log? Why do you get errors?</w:t>
      </w:r>
    </w:p>
    <w:p w14:paraId="2F36DEC4" w14:textId="77777777" w:rsidR="00040F0D" w:rsidRDefault="00000000">
      <w:pPr>
        <w:pStyle w:val="Compact"/>
        <w:numPr>
          <w:ilvl w:val="1"/>
          <w:numId w:val="5"/>
        </w:numPr>
      </w:pPr>
      <m:oMath>
        <m:sSup>
          <m:sSupPr>
            <m:ctrlPr>
              <w:rPr>
                <w:rFonts w:ascii="Cambria Math" w:hAnsi="Cambria Math"/>
              </w:rPr>
            </m:ctrlPr>
          </m:sSupPr>
          <m:e>
            <m:r>
              <w:rPr>
                <w:rFonts w:ascii="Cambria Math" w:hAnsi="Cambria Math"/>
              </w:rPr>
              <m:t>e</m:t>
            </m:r>
          </m:e>
          <m:sup>
            <m:r>
              <w:rPr>
                <w:rFonts w:ascii="Cambria Math" w:hAnsi="Cambria Math"/>
              </w:rPr>
              <m:t>3.73767</m:t>
            </m:r>
          </m:sup>
        </m:sSup>
      </m:oMath>
      <w:r w:rsidR="00550631">
        <w:t>. Why do you guess this is not exactly equal to 42?</w:t>
      </w:r>
    </w:p>
    <w:p w14:paraId="670CE3E9" w14:textId="77777777" w:rsidR="00040F0D" w:rsidRDefault="00550631">
      <w:pPr>
        <w:pStyle w:val="Compact"/>
        <w:numPr>
          <w:ilvl w:val="1"/>
          <w:numId w:val="5"/>
        </w:numPr>
      </w:pPr>
      <w:r>
        <w:rPr>
          <w:rStyle w:val="VerbatimChar"/>
        </w:rPr>
        <w:t>exp(log(42))</w:t>
      </w:r>
      <w:r>
        <w:t>. Is this exactly equal to 42?</w:t>
      </w:r>
    </w:p>
    <w:p w14:paraId="74905242" w14:textId="77777777" w:rsidR="00040F0D" w:rsidRDefault="00550631">
      <w:pPr>
        <w:pStyle w:val="Compact"/>
        <w:numPr>
          <w:ilvl w:val="1"/>
          <w:numId w:val="5"/>
        </w:numPr>
      </w:pPr>
      <w:r>
        <w:rPr>
          <w:rStyle w:val="VerbatimChar"/>
        </w:rPr>
        <w:t>"harry" + 5</w:t>
      </w:r>
      <w:r>
        <w:t>. What is the result? Explain this result.</w:t>
      </w:r>
    </w:p>
    <w:p w14:paraId="5FB0AE67" w14:textId="77777777" w:rsidR="00040F0D" w:rsidRDefault="00550631">
      <w:pPr>
        <w:numPr>
          <w:ilvl w:val="0"/>
          <w:numId w:val="4"/>
        </w:numPr>
      </w:pPr>
      <w:r>
        <w:t xml:space="preserve">Run the following line: </w:t>
      </w:r>
      <w:r>
        <w:rPr>
          <w:rStyle w:val="VerbatimChar"/>
        </w:rPr>
        <w:t>a &lt;- b &lt;- ab &lt;- ba &lt;- 1</w:t>
      </w:r>
      <w:r>
        <w:t>. What happened? How do you know (which commands were execu</w:t>
      </w:r>
      <w:r w:rsidR="00252CFE">
        <w:t>ted)? How many objects have been created</w:t>
      </w:r>
      <w:r>
        <w:t>?</w:t>
      </w:r>
    </w:p>
    <w:p w14:paraId="181F8C26" w14:textId="77777777" w:rsidR="00040F0D" w:rsidRDefault="00550631">
      <w:pPr>
        <w:numPr>
          <w:ilvl w:val="0"/>
          <w:numId w:val="4"/>
        </w:numPr>
      </w:pPr>
      <w:r>
        <w:t>Quit and save your workspace</w:t>
      </w:r>
      <w:r w:rsidR="00252CFE">
        <w:t>.</w:t>
      </w:r>
      <w:r>
        <w:t xml:space="preserve"> Check whether your objects still exist when you start R again. How can you remove those objects from your workspace?</w:t>
      </w:r>
    </w:p>
    <w:p w14:paraId="0D504268" w14:textId="77777777" w:rsidR="00040F0D" w:rsidRDefault="00550631">
      <w:pPr>
        <w:numPr>
          <w:ilvl w:val="0"/>
          <w:numId w:val="4"/>
        </w:numPr>
      </w:pPr>
      <w:r>
        <w:t>Evaluate:</w:t>
      </w:r>
    </w:p>
    <w:p w14:paraId="5B1056E3" w14:textId="77777777" w:rsidR="00040F0D" w:rsidRDefault="00550631">
      <w:pPr>
        <w:pStyle w:val="SourceCode"/>
        <w:numPr>
          <w:ilvl w:val="0"/>
          <w:numId w:val="1"/>
        </w:numPr>
      </w:pPr>
      <w:r>
        <w:rPr>
          <w:rStyle w:val="NormalTok"/>
        </w:rPr>
        <w:t>fluffy &lt;-</w:t>
      </w:r>
      <w:r>
        <w:rPr>
          <w:rStyle w:val="StringTok"/>
        </w:rPr>
        <w:t xml:space="preserve"> </w:t>
      </w:r>
      <w:r>
        <w:rPr>
          <w:rStyle w:val="DecValTok"/>
        </w:rPr>
        <w:t>37</w:t>
      </w:r>
      <w:r>
        <w:br/>
      </w:r>
      <w:r>
        <w:rPr>
          <w:rStyle w:val="NormalTok"/>
        </w:rPr>
        <w:t xml:space="preserve">fluffy </w:t>
      </w:r>
      <w:r>
        <w:rPr>
          <w:rStyle w:val="OperatorTok"/>
        </w:rPr>
        <w:t>+</w:t>
      </w:r>
      <w:r>
        <w:rPr>
          <w:rStyle w:val="StringTok"/>
        </w:rPr>
        <w:t xml:space="preserve"> </w:t>
      </w:r>
      <w:r>
        <w:rPr>
          <w:rStyle w:val="DecValTok"/>
        </w:rPr>
        <w:t>5</w:t>
      </w:r>
    </w:p>
    <w:p w14:paraId="1CE22AC4" w14:textId="77777777" w:rsidR="00040F0D" w:rsidRDefault="00550631">
      <w:pPr>
        <w:pStyle w:val="Compact"/>
        <w:numPr>
          <w:ilvl w:val="1"/>
          <w:numId w:val="6"/>
        </w:numPr>
      </w:pPr>
      <w:r>
        <w:t xml:space="preserve">Why does </w:t>
      </w:r>
      <w:r w:rsidR="00252CFE">
        <w:t>the result differ from that of 9</w:t>
      </w:r>
      <w:r>
        <w:t>d?</w:t>
      </w:r>
    </w:p>
    <w:p w14:paraId="2B8F750D" w14:textId="77777777" w:rsidR="00040F0D" w:rsidRDefault="00550631">
      <w:pPr>
        <w:pStyle w:val="Compact"/>
        <w:numPr>
          <w:ilvl w:val="1"/>
          <w:numId w:val="6"/>
        </w:numPr>
      </w:pPr>
      <w:r>
        <w:t>What type does the variable fluffy have?</w:t>
      </w:r>
    </w:p>
    <w:p w14:paraId="398A3104" w14:textId="77777777" w:rsidR="00040F0D" w:rsidRDefault="00550631">
      <w:pPr>
        <w:numPr>
          <w:ilvl w:val="0"/>
          <w:numId w:val="4"/>
        </w:numPr>
      </w:pPr>
      <w:r>
        <w:t>Evaluate:</w:t>
      </w:r>
    </w:p>
    <w:p w14:paraId="05873043" w14:textId="77777777" w:rsidR="00040F0D" w:rsidRDefault="00550631">
      <w:pPr>
        <w:pStyle w:val="SourceCode"/>
        <w:numPr>
          <w:ilvl w:val="0"/>
          <w:numId w:val="1"/>
        </w:numPr>
      </w:pPr>
      <w:r>
        <w:rPr>
          <w:rStyle w:val="NormalTok"/>
        </w:rPr>
        <w:t>fluffy &lt;-</w:t>
      </w:r>
      <w:r>
        <w:rPr>
          <w:rStyle w:val="StringTok"/>
        </w:rPr>
        <w:t xml:space="preserve"> "An unfriendly animal?"</w:t>
      </w:r>
      <w:r>
        <w:br/>
      </w:r>
      <w:r>
        <w:rPr>
          <w:rStyle w:val="NormalTok"/>
        </w:rPr>
        <w:t>fluffy</w:t>
      </w:r>
    </w:p>
    <w:p w14:paraId="2E532A98" w14:textId="77777777" w:rsidR="00040F0D" w:rsidRDefault="00550631">
      <w:pPr>
        <w:pStyle w:val="Compact"/>
        <w:numPr>
          <w:ilvl w:val="1"/>
          <w:numId w:val="7"/>
        </w:numPr>
      </w:pPr>
      <w:r>
        <w:t xml:space="preserve">Try evaluating </w:t>
      </w:r>
      <w:r>
        <w:rPr>
          <w:rStyle w:val="VerbatimChar"/>
        </w:rPr>
        <w:t>"Fluffy"</w:t>
      </w:r>
      <w:r>
        <w:t xml:space="preserve">. Then try </w:t>
      </w:r>
      <w:r>
        <w:rPr>
          <w:rStyle w:val="VerbatimChar"/>
        </w:rPr>
        <w:t>"FLUFFY"</w:t>
      </w:r>
      <w:r>
        <w:t xml:space="preserve"> and </w:t>
      </w:r>
      <w:r>
        <w:rPr>
          <w:rStyle w:val="VerbatimChar"/>
        </w:rPr>
        <w:t>"flUffY"</w:t>
      </w:r>
      <w:r>
        <w:t>. All should give an error. Why?</w:t>
      </w:r>
    </w:p>
    <w:p w14:paraId="4795E229" w14:textId="77777777" w:rsidR="00040F0D" w:rsidRDefault="00550631">
      <w:pPr>
        <w:pStyle w:val="Compact"/>
        <w:numPr>
          <w:ilvl w:val="1"/>
          <w:numId w:val="7"/>
        </w:numPr>
      </w:pPr>
      <w:r>
        <w:t xml:space="preserve">What type does the variable </w:t>
      </w:r>
      <w:r>
        <w:rPr>
          <w:rStyle w:val="VerbatimChar"/>
        </w:rPr>
        <w:t>fluffy</w:t>
      </w:r>
      <w:r>
        <w:t xml:space="preserve"> have? What would happen if you tried </w:t>
      </w:r>
      <w:r>
        <w:rPr>
          <w:rStyle w:val="VerbatimChar"/>
        </w:rPr>
        <w:t>fluffy + 5</w:t>
      </w:r>
      <w:r>
        <w:t xml:space="preserve"> now?</w:t>
      </w:r>
    </w:p>
    <w:p w14:paraId="21705A03" w14:textId="77777777" w:rsidR="00C279A4" w:rsidRDefault="00C279A4" w:rsidP="00C279A4">
      <w:pPr>
        <w:numPr>
          <w:ilvl w:val="0"/>
          <w:numId w:val="4"/>
        </w:numPr>
      </w:pPr>
      <w:r>
        <w:t>Evaluate:</w:t>
      </w:r>
    </w:p>
    <w:p w14:paraId="6E39E23B" w14:textId="77777777" w:rsidR="00C279A4" w:rsidRDefault="00C279A4" w:rsidP="00C279A4">
      <w:pPr>
        <w:pStyle w:val="SourceCode"/>
        <w:numPr>
          <w:ilvl w:val="0"/>
          <w:numId w:val="1"/>
        </w:numPr>
      </w:pPr>
      <w:r>
        <w:rPr>
          <w:rStyle w:val="NormalTok"/>
        </w:rPr>
        <w:t>gryffindor &lt;-</w:t>
      </w:r>
      <w:r>
        <w:rPr>
          <w:rStyle w:val="StringTok"/>
        </w:rPr>
        <w:t xml:space="preserve"> </w:t>
      </w:r>
      <w:r>
        <w:rPr>
          <w:rStyle w:val="KeywordTok"/>
        </w:rPr>
        <w:t>c</w:t>
      </w:r>
      <w:r>
        <w:rPr>
          <w:rStyle w:val="NormalTok"/>
        </w:rPr>
        <w:t>(</w:t>
      </w:r>
      <w:r>
        <w:rPr>
          <w:rStyle w:val="StringTok"/>
        </w:rPr>
        <w:t>"Harry"</w:t>
      </w:r>
      <w:r>
        <w:rPr>
          <w:rStyle w:val="NormalTok"/>
        </w:rPr>
        <w:t xml:space="preserve">, </w:t>
      </w:r>
      <w:r>
        <w:rPr>
          <w:rStyle w:val="StringTok"/>
        </w:rPr>
        <w:t>"Ron"</w:t>
      </w:r>
      <w:r>
        <w:rPr>
          <w:rStyle w:val="NormalTok"/>
        </w:rPr>
        <w:t xml:space="preserve">, </w:t>
      </w:r>
      <w:r>
        <w:rPr>
          <w:rStyle w:val="StringTok"/>
        </w:rPr>
        <w:t>"Hermione"</w:t>
      </w:r>
      <w:r>
        <w:rPr>
          <w:rStyle w:val="NormalTok"/>
        </w:rPr>
        <w:t xml:space="preserve">, </w:t>
      </w:r>
      <w:r>
        <w:rPr>
          <w:rStyle w:val="StringTok"/>
        </w:rPr>
        <w:t>"Neville"</w:t>
      </w:r>
      <w:r>
        <w:rPr>
          <w:rStyle w:val="NormalTok"/>
        </w:rPr>
        <w:t xml:space="preserve">, </w:t>
      </w:r>
      <w:r>
        <w:rPr>
          <w:rStyle w:val="StringTok"/>
        </w:rPr>
        <w:t>"Ginny"</w:t>
      </w:r>
      <w:r>
        <w:rPr>
          <w:rStyle w:val="NormalTok"/>
        </w:rPr>
        <w:t xml:space="preserve">, </w:t>
      </w:r>
      <w:r>
        <w:rPr>
          <w:rStyle w:val="StringTok"/>
        </w:rPr>
        <w:t>"Oliver"</w:t>
      </w:r>
      <w:r>
        <w:rPr>
          <w:rStyle w:val="NormalTok"/>
        </w:rPr>
        <w:t>)</w:t>
      </w:r>
    </w:p>
    <w:p w14:paraId="3DA8D3AA" w14:textId="77777777" w:rsidR="00C279A4" w:rsidRDefault="00C279A4" w:rsidP="00C279A4">
      <w:pPr>
        <w:numPr>
          <w:ilvl w:val="1"/>
          <w:numId w:val="8"/>
        </w:numPr>
      </w:pPr>
      <w:r>
        <w:t xml:space="preserve">What type does the variable </w:t>
      </w:r>
      <w:r>
        <w:rPr>
          <w:rStyle w:val="VerbatimChar"/>
        </w:rPr>
        <w:t>gryffindor</w:t>
      </w:r>
      <w:r>
        <w:t xml:space="preserve"> have?</w:t>
      </w:r>
    </w:p>
    <w:p w14:paraId="10CCFFB2" w14:textId="77777777" w:rsidR="00C279A4" w:rsidRDefault="00C279A4" w:rsidP="00C279A4">
      <w:pPr>
        <w:numPr>
          <w:ilvl w:val="1"/>
          <w:numId w:val="8"/>
        </w:numPr>
      </w:pPr>
      <w:r>
        <w:t xml:space="preserve">What is the type of </w:t>
      </w:r>
      <w:r>
        <w:rPr>
          <w:rStyle w:val="VerbatimChar"/>
        </w:rPr>
        <w:t>gryffindor</w:t>
      </w:r>
      <w:r>
        <w:t xml:space="preserve"> if I do this:</w:t>
      </w:r>
    </w:p>
    <w:p w14:paraId="237A0876" w14:textId="77777777" w:rsidR="00C279A4" w:rsidRDefault="00C279A4" w:rsidP="00C279A4">
      <w:pPr>
        <w:pStyle w:val="SourceCode"/>
        <w:numPr>
          <w:ilvl w:val="1"/>
          <w:numId w:val="1"/>
        </w:numPr>
      </w:pPr>
      <w:r>
        <w:rPr>
          <w:rStyle w:val="NormalTok"/>
        </w:rPr>
        <w:t>gryffindor &lt;-</w:t>
      </w:r>
      <w:r>
        <w:rPr>
          <w:rStyle w:val="StringTok"/>
        </w:rPr>
        <w:t xml:space="preserve"> </w:t>
      </w:r>
      <w:r>
        <w:rPr>
          <w:rStyle w:val="KeywordTok"/>
        </w:rPr>
        <w:t>c</w:t>
      </w:r>
      <w:r>
        <w:rPr>
          <w:rStyle w:val="NormalTok"/>
        </w:rPr>
        <w:t>(</w:t>
      </w:r>
      <w:r>
        <w:rPr>
          <w:rStyle w:val="StringTok"/>
        </w:rPr>
        <w:t>"Harry"</w:t>
      </w:r>
      <w:r>
        <w:rPr>
          <w:rStyle w:val="NormalTok"/>
        </w:rPr>
        <w:t xml:space="preserve">, </w:t>
      </w:r>
      <w:r>
        <w:rPr>
          <w:rStyle w:val="StringTok"/>
        </w:rPr>
        <w:t>"Ron"</w:t>
      </w:r>
      <w:r>
        <w:rPr>
          <w:rStyle w:val="NormalTok"/>
        </w:rPr>
        <w:t xml:space="preserve">, </w:t>
      </w:r>
      <w:r>
        <w:rPr>
          <w:rStyle w:val="StringTok"/>
        </w:rPr>
        <w:t>"Hermione"</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p>
    <w:p w14:paraId="6DCF553C" w14:textId="5D2C022C" w:rsidR="00C279A4" w:rsidRDefault="00C279A4">
      <w:pPr>
        <w:numPr>
          <w:ilvl w:val="0"/>
          <w:numId w:val="4"/>
        </w:numPr>
      </w:pPr>
      <w:r>
        <w:lastRenderedPageBreak/>
        <w:t>Execute:</w:t>
      </w:r>
    </w:p>
    <w:p w14:paraId="2F5802FB" w14:textId="4B3C928F" w:rsidR="00C279A4" w:rsidRDefault="00C279A4" w:rsidP="00C279A4">
      <w:pPr>
        <w:numPr>
          <w:ilvl w:val="1"/>
          <w:numId w:val="20"/>
        </w:numPr>
      </w:pPr>
      <w:r>
        <w:t>Make a vector where you repeat the value 3, 12 times</w:t>
      </w:r>
    </w:p>
    <w:p w14:paraId="78B88587" w14:textId="582A1127" w:rsidR="00C279A4" w:rsidRDefault="00C279A4" w:rsidP="00C279A4">
      <w:pPr>
        <w:numPr>
          <w:ilvl w:val="1"/>
          <w:numId w:val="20"/>
        </w:numPr>
      </w:pPr>
      <w:r>
        <w:t>Make a vector where you repeat the pattern (2, 4, …, 20), twice</w:t>
      </w:r>
    </w:p>
    <w:p w14:paraId="02150472" w14:textId="77777777" w:rsidR="00965395" w:rsidRDefault="00C279A4" w:rsidP="00C279A4">
      <w:pPr>
        <w:numPr>
          <w:ilvl w:val="1"/>
          <w:numId w:val="20"/>
        </w:numPr>
      </w:pPr>
      <w:r>
        <w:t>Make a vector where you repeat the value 1, 3 times and the value 4, twice</w:t>
      </w:r>
    </w:p>
    <w:p w14:paraId="749E83CC" w14:textId="7B583E29" w:rsidR="00C279A4" w:rsidRDefault="00C279A4" w:rsidP="00C279A4">
      <w:pPr>
        <w:numPr>
          <w:ilvl w:val="1"/>
          <w:numId w:val="20"/>
        </w:numPr>
      </w:pPr>
      <w:r>
        <w:t>Make a vector where you repeat each value of the pattern (2, 4, …, 20), twice</w:t>
      </w:r>
    </w:p>
    <w:p w14:paraId="2079D915" w14:textId="6C52B4A1" w:rsidR="00040F0D" w:rsidRDefault="00040F0D"/>
    <w:p w14:paraId="7D89C4A8" w14:textId="77777777" w:rsidR="00040F0D" w:rsidRDefault="00550631">
      <w:pPr>
        <w:pStyle w:val="Heading2"/>
      </w:pPr>
      <w:bookmarkStart w:id="10" w:name="part-3-functions"/>
      <w:r>
        <w:t>Part 3: Functions</w:t>
      </w:r>
      <w:bookmarkEnd w:id="10"/>
    </w:p>
    <w:p w14:paraId="294A4C8E" w14:textId="77777777" w:rsidR="00040F0D" w:rsidRDefault="00550631" w:rsidP="00B82188">
      <w:pPr>
        <w:numPr>
          <w:ilvl w:val="0"/>
          <w:numId w:val="10"/>
        </w:numPr>
      </w:pPr>
      <w:r>
        <w:t>A personality test was taken by a he</w:t>
      </w:r>
      <w:r w:rsidR="004D4E1B">
        <w:t>rd of llamas. The results for ll</w:t>
      </w:r>
      <w:r>
        <w:t>ama</w:t>
      </w:r>
      <w:r w:rsidR="00252CFE">
        <w:t>s’</w:t>
      </w:r>
      <w:r>
        <w:t xml:space="preserve"> Agreeableness are below. Evaluate:</w:t>
      </w:r>
    </w:p>
    <w:p w14:paraId="2267B03D" w14:textId="77777777" w:rsidR="00040F0D" w:rsidRDefault="00550631">
      <w:pPr>
        <w:pStyle w:val="SourceCode"/>
        <w:numPr>
          <w:ilvl w:val="0"/>
          <w:numId w:val="1"/>
        </w:numPr>
      </w:pPr>
      <w:r>
        <w:rPr>
          <w:rStyle w:val="NormalTok"/>
        </w:rPr>
        <w:t>llama_agreeableness &lt;-</w:t>
      </w:r>
      <w:r>
        <w:rPr>
          <w:rStyle w:val="StringTok"/>
        </w:rPr>
        <w:t xml:space="preserve"> </w:t>
      </w:r>
      <w:r>
        <w:rPr>
          <w:rStyle w:val="KeywordTok"/>
        </w:rPr>
        <w:t>c</w:t>
      </w:r>
      <w:r>
        <w:rPr>
          <w:rStyle w:val="NormalTok"/>
        </w:rPr>
        <w:t>(</w:t>
      </w:r>
      <w:r>
        <w:rPr>
          <w:rStyle w:val="DecValTok"/>
        </w:rPr>
        <w:t>50</w:t>
      </w:r>
      <w:r>
        <w:rPr>
          <w:rStyle w:val="NormalTok"/>
        </w:rPr>
        <w:t xml:space="preserve">, </w:t>
      </w:r>
      <w:r>
        <w:rPr>
          <w:rStyle w:val="DecValTok"/>
        </w:rPr>
        <w:t>20</w:t>
      </w:r>
      <w:r>
        <w:rPr>
          <w:rStyle w:val="NormalTok"/>
        </w:rPr>
        <w:t xml:space="preserve">, </w:t>
      </w:r>
      <w:r>
        <w:rPr>
          <w:rStyle w:val="DecValTok"/>
        </w:rPr>
        <w:t>15</w:t>
      </w:r>
      <w:r>
        <w:rPr>
          <w:rStyle w:val="NormalTok"/>
        </w:rPr>
        <w:t xml:space="preserve">, </w:t>
      </w:r>
      <w:r>
        <w:rPr>
          <w:rStyle w:val="DecValTok"/>
        </w:rPr>
        <w:t>80</w:t>
      </w:r>
      <w:r>
        <w:rPr>
          <w:rStyle w:val="NormalTok"/>
        </w:rPr>
        <w:t xml:space="preserve">, </w:t>
      </w:r>
      <w:r>
        <w:rPr>
          <w:rStyle w:val="DecValTok"/>
        </w:rPr>
        <w:t>35</w:t>
      </w:r>
      <w:r>
        <w:rPr>
          <w:rStyle w:val="NormalTok"/>
        </w:rPr>
        <w:t xml:space="preserve">, </w:t>
      </w:r>
      <w:r>
        <w:rPr>
          <w:rStyle w:val="DecValTok"/>
        </w:rPr>
        <w:t>52</w:t>
      </w:r>
      <w:r>
        <w:rPr>
          <w:rStyle w:val="NormalTok"/>
        </w:rPr>
        <w:t>)</w:t>
      </w:r>
    </w:p>
    <w:p w14:paraId="7EE0E707" w14:textId="77777777" w:rsidR="00040F0D" w:rsidRDefault="00550631">
      <w:pPr>
        <w:pStyle w:val="Compact"/>
        <w:numPr>
          <w:ilvl w:val="1"/>
          <w:numId w:val="11"/>
        </w:numPr>
      </w:pPr>
      <w:r>
        <w:t xml:space="preserve">What type does the variable </w:t>
      </w:r>
      <w:r>
        <w:rPr>
          <w:rStyle w:val="VerbatimChar"/>
        </w:rPr>
        <w:t>llama_agreeableness</w:t>
      </w:r>
      <w:r>
        <w:t xml:space="preserve"> have?</w:t>
      </w:r>
    </w:p>
    <w:p w14:paraId="150BF3B4" w14:textId="77777777" w:rsidR="00040F0D" w:rsidRDefault="00550631">
      <w:pPr>
        <w:pStyle w:val="Compact"/>
        <w:numPr>
          <w:ilvl w:val="1"/>
          <w:numId w:val="11"/>
        </w:numPr>
      </w:pPr>
      <w:r>
        <w:t>What is the sum of the agreeableness scores of the llamas?</w:t>
      </w:r>
    </w:p>
    <w:p w14:paraId="0690F31F" w14:textId="77777777" w:rsidR="00040F0D" w:rsidRDefault="00550631">
      <w:pPr>
        <w:pStyle w:val="Compact"/>
        <w:numPr>
          <w:ilvl w:val="1"/>
          <w:numId w:val="11"/>
        </w:numPr>
      </w:pPr>
      <w:r>
        <w:t>What is the length of the vector?</w:t>
      </w:r>
    </w:p>
    <w:p w14:paraId="01CB9E9E" w14:textId="77777777" w:rsidR="00040F0D" w:rsidRDefault="00550631">
      <w:pPr>
        <w:pStyle w:val="Compact"/>
        <w:numPr>
          <w:ilvl w:val="1"/>
          <w:numId w:val="11"/>
        </w:numPr>
      </w:pPr>
      <w:r>
        <w:t>What is the average agreeableness of these llamas? (hint: divide sum by length).</w:t>
      </w:r>
    </w:p>
    <w:p w14:paraId="7B90C945" w14:textId="77777777" w:rsidR="00040F0D" w:rsidRDefault="00550631">
      <w:pPr>
        <w:pStyle w:val="Compact"/>
        <w:numPr>
          <w:ilvl w:val="1"/>
          <w:numId w:val="11"/>
        </w:numPr>
      </w:pPr>
      <w:r>
        <w:t xml:space="preserve">Use the function </w:t>
      </w:r>
      <w:r>
        <w:rPr>
          <w:rStyle w:val="VerbatimChar"/>
        </w:rPr>
        <w:t>mean()</w:t>
      </w:r>
      <w:r>
        <w:t xml:space="preserve"> to find the average.</w:t>
      </w:r>
    </w:p>
    <w:p w14:paraId="7C864CE8" w14:textId="77777777" w:rsidR="00040F0D" w:rsidRDefault="00550631">
      <w:pPr>
        <w:pStyle w:val="Compact"/>
        <w:numPr>
          <w:ilvl w:val="1"/>
          <w:numId w:val="11"/>
        </w:numPr>
      </w:pPr>
      <w:r>
        <w:t xml:space="preserve">Find the standard deviation with the function </w:t>
      </w:r>
      <w:r>
        <w:rPr>
          <w:rStyle w:val="VerbatimChar"/>
        </w:rPr>
        <w:t>sd()</w:t>
      </w:r>
      <w:r>
        <w:t>.</w:t>
      </w:r>
    </w:p>
    <w:p w14:paraId="47416654" w14:textId="77777777" w:rsidR="00040F0D" w:rsidRDefault="00550631">
      <w:pPr>
        <w:pStyle w:val="Compact"/>
        <w:numPr>
          <w:ilvl w:val="1"/>
          <w:numId w:val="11"/>
        </w:numPr>
      </w:pPr>
      <w:r>
        <w:t>Make R show the llamas’ scores expressed as number of standard deviations from the mean (sometimes called “z-scores”)</w:t>
      </w:r>
    </w:p>
    <w:p w14:paraId="32FF7CB5" w14:textId="77777777" w:rsidR="00040F0D" w:rsidRDefault="00550631">
      <w:pPr>
        <w:numPr>
          <w:ilvl w:val="0"/>
          <w:numId w:val="10"/>
        </w:numPr>
      </w:pPr>
      <w:r>
        <w:t>As you may know, agreeableness is supposed to increase slightly with one’s age. That would probably make the older llamas more agreeable. Below are the llamas’ ages :</w:t>
      </w:r>
    </w:p>
    <w:tbl>
      <w:tblPr>
        <w:tblStyle w:val="Table"/>
        <w:tblW w:w="0" w:type="pct"/>
        <w:tblLook w:val="07E0" w:firstRow="1" w:lastRow="1" w:firstColumn="1" w:lastColumn="1" w:noHBand="1" w:noVBand="1"/>
      </w:tblPr>
      <w:tblGrid>
        <w:gridCol w:w="1391"/>
        <w:gridCol w:w="1469"/>
        <w:gridCol w:w="1453"/>
        <w:gridCol w:w="1185"/>
        <w:gridCol w:w="1430"/>
        <w:gridCol w:w="1501"/>
      </w:tblGrid>
      <w:tr w:rsidR="00040F0D" w14:paraId="2E0AC3A4" w14:textId="77777777">
        <w:tc>
          <w:tcPr>
            <w:tcW w:w="0" w:type="auto"/>
            <w:tcBorders>
              <w:bottom w:val="single" w:sz="0" w:space="0" w:color="auto"/>
            </w:tcBorders>
            <w:vAlign w:val="bottom"/>
          </w:tcPr>
          <w:p w14:paraId="0E5FFD94" w14:textId="77777777" w:rsidR="00040F0D" w:rsidRDefault="00550631">
            <w:pPr>
              <w:pStyle w:val="Compact"/>
              <w:numPr>
                <w:ilvl w:val="0"/>
                <w:numId w:val="1"/>
              </w:numPr>
            </w:pPr>
            <w:r>
              <w:t>Arthur</w:t>
            </w:r>
          </w:p>
        </w:tc>
        <w:tc>
          <w:tcPr>
            <w:tcW w:w="0" w:type="auto"/>
            <w:tcBorders>
              <w:bottom w:val="single" w:sz="0" w:space="0" w:color="auto"/>
            </w:tcBorders>
            <w:vAlign w:val="bottom"/>
          </w:tcPr>
          <w:p w14:paraId="138FD7BB" w14:textId="77777777" w:rsidR="00040F0D" w:rsidRDefault="00550631">
            <w:pPr>
              <w:pStyle w:val="Compact"/>
              <w:numPr>
                <w:ilvl w:val="0"/>
                <w:numId w:val="1"/>
              </w:numPr>
            </w:pPr>
            <w:r>
              <w:t>Zaphod</w:t>
            </w:r>
          </w:p>
        </w:tc>
        <w:tc>
          <w:tcPr>
            <w:tcW w:w="0" w:type="auto"/>
            <w:tcBorders>
              <w:bottom w:val="single" w:sz="0" w:space="0" w:color="auto"/>
            </w:tcBorders>
            <w:vAlign w:val="bottom"/>
          </w:tcPr>
          <w:p w14:paraId="1053E6EB" w14:textId="77777777" w:rsidR="00040F0D" w:rsidRDefault="00550631">
            <w:pPr>
              <w:pStyle w:val="Compact"/>
              <w:numPr>
                <w:ilvl w:val="0"/>
                <w:numId w:val="1"/>
              </w:numPr>
            </w:pPr>
            <w:r>
              <w:t>Trillian</w:t>
            </w:r>
          </w:p>
        </w:tc>
        <w:tc>
          <w:tcPr>
            <w:tcW w:w="0" w:type="auto"/>
            <w:tcBorders>
              <w:bottom w:val="single" w:sz="0" w:space="0" w:color="auto"/>
            </w:tcBorders>
            <w:vAlign w:val="bottom"/>
          </w:tcPr>
          <w:p w14:paraId="7DCE91DF" w14:textId="77777777" w:rsidR="00040F0D" w:rsidRDefault="00550631">
            <w:pPr>
              <w:pStyle w:val="Compact"/>
              <w:numPr>
                <w:ilvl w:val="0"/>
                <w:numId w:val="1"/>
              </w:numPr>
            </w:pPr>
            <w:r>
              <w:t>Ford</w:t>
            </w:r>
          </w:p>
        </w:tc>
        <w:tc>
          <w:tcPr>
            <w:tcW w:w="0" w:type="auto"/>
            <w:tcBorders>
              <w:bottom w:val="single" w:sz="0" w:space="0" w:color="auto"/>
            </w:tcBorders>
            <w:vAlign w:val="bottom"/>
          </w:tcPr>
          <w:p w14:paraId="78BF034E" w14:textId="77777777" w:rsidR="00040F0D" w:rsidRDefault="00550631">
            <w:pPr>
              <w:pStyle w:val="Compact"/>
              <w:numPr>
                <w:ilvl w:val="0"/>
                <w:numId w:val="1"/>
              </w:numPr>
            </w:pPr>
            <w:r>
              <w:t>Marvin</w:t>
            </w:r>
          </w:p>
        </w:tc>
        <w:tc>
          <w:tcPr>
            <w:tcW w:w="0" w:type="auto"/>
            <w:tcBorders>
              <w:bottom w:val="single" w:sz="0" w:space="0" w:color="auto"/>
            </w:tcBorders>
            <w:vAlign w:val="bottom"/>
          </w:tcPr>
          <w:p w14:paraId="52EECBBC" w14:textId="77777777" w:rsidR="00040F0D" w:rsidRDefault="00550631">
            <w:pPr>
              <w:pStyle w:val="Compact"/>
              <w:numPr>
                <w:ilvl w:val="0"/>
                <w:numId w:val="1"/>
              </w:numPr>
            </w:pPr>
            <w:r>
              <w:t>Rooster</w:t>
            </w:r>
          </w:p>
        </w:tc>
      </w:tr>
      <w:tr w:rsidR="00040F0D" w14:paraId="498F7B2F" w14:textId="77777777">
        <w:tc>
          <w:tcPr>
            <w:tcW w:w="0" w:type="auto"/>
          </w:tcPr>
          <w:p w14:paraId="6E0023F9" w14:textId="77777777" w:rsidR="00040F0D" w:rsidRDefault="00550631">
            <w:pPr>
              <w:pStyle w:val="Compact"/>
              <w:numPr>
                <w:ilvl w:val="0"/>
                <w:numId w:val="1"/>
              </w:numPr>
            </w:pPr>
            <w:r>
              <w:t>14</w:t>
            </w:r>
          </w:p>
        </w:tc>
        <w:tc>
          <w:tcPr>
            <w:tcW w:w="0" w:type="auto"/>
          </w:tcPr>
          <w:p w14:paraId="1670E68B" w14:textId="77777777" w:rsidR="00040F0D" w:rsidRDefault="00550631">
            <w:pPr>
              <w:pStyle w:val="Compact"/>
              <w:numPr>
                <w:ilvl w:val="0"/>
                <w:numId w:val="1"/>
              </w:numPr>
            </w:pPr>
            <w:r>
              <w:t>9</w:t>
            </w:r>
          </w:p>
        </w:tc>
        <w:tc>
          <w:tcPr>
            <w:tcW w:w="0" w:type="auto"/>
          </w:tcPr>
          <w:p w14:paraId="0449294F" w14:textId="77777777" w:rsidR="00040F0D" w:rsidRDefault="00550631">
            <w:pPr>
              <w:pStyle w:val="Compact"/>
              <w:numPr>
                <w:ilvl w:val="0"/>
                <w:numId w:val="1"/>
              </w:numPr>
            </w:pPr>
            <w:r>
              <w:t>10</w:t>
            </w:r>
          </w:p>
        </w:tc>
        <w:tc>
          <w:tcPr>
            <w:tcW w:w="0" w:type="auto"/>
          </w:tcPr>
          <w:p w14:paraId="05C261C4" w14:textId="77777777" w:rsidR="00040F0D" w:rsidRDefault="00550631">
            <w:pPr>
              <w:pStyle w:val="Compact"/>
              <w:numPr>
                <w:ilvl w:val="0"/>
                <w:numId w:val="1"/>
              </w:numPr>
            </w:pPr>
            <w:r>
              <w:t>25</w:t>
            </w:r>
          </w:p>
        </w:tc>
        <w:tc>
          <w:tcPr>
            <w:tcW w:w="0" w:type="auto"/>
          </w:tcPr>
          <w:p w14:paraId="0D2D5A2C" w14:textId="77777777" w:rsidR="00040F0D" w:rsidRDefault="00550631">
            <w:pPr>
              <w:pStyle w:val="Compact"/>
              <w:numPr>
                <w:ilvl w:val="0"/>
                <w:numId w:val="1"/>
              </w:numPr>
            </w:pPr>
            <w:r>
              <w:t>11</w:t>
            </w:r>
          </w:p>
        </w:tc>
        <w:tc>
          <w:tcPr>
            <w:tcW w:w="0" w:type="auto"/>
          </w:tcPr>
          <w:p w14:paraId="1FE905C8" w14:textId="77777777" w:rsidR="00040F0D" w:rsidRDefault="00550631">
            <w:pPr>
              <w:pStyle w:val="Compact"/>
              <w:numPr>
                <w:ilvl w:val="0"/>
                <w:numId w:val="1"/>
              </w:numPr>
            </w:pPr>
            <w:r>
              <w:t>15</w:t>
            </w:r>
          </w:p>
        </w:tc>
      </w:tr>
    </w:tbl>
    <w:p w14:paraId="20759663" w14:textId="77777777" w:rsidR="00040F0D" w:rsidRDefault="00550631">
      <w:pPr>
        <w:numPr>
          <w:ilvl w:val="1"/>
          <w:numId w:val="12"/>
        </w:numPr>
      </w:pPr>
      <w:r>
        <w:t xml:space="preserve">Create a vector with the llama’s ages and assign it to a variable called </w:t>
      </w:r>
      <w:r>
        <w:rPr>
          <w:rStyle w:val="VerbatimChar"/>
        </w:rPr>
        <w:t>llama_age</w:t>
      </w:r>
      <w:r>
        <w:t xml:space="preserve"> (hint: see earlier questions on how to do this)</w:t>
      </w:r>
    </w:p>
    <w:p w14:paraId="5A172569" w14:textId="77777777" w:rsidR="00040F0D" w:rsidRDefault="00550631">
      <w:pPr>
        <w:numPr>
          <w:ilvl w:val="1"/>
          <w:numId w:val="12"/>
        </w:numPr>
      </w:pPr>
      <w:r>
        <w:t xml:space="preserve">There was a seventh llama, named Slartibartfast, who refused to cooperate with the personality assessment, generating a missing value (in R missing values are denoted as </w:t>
      </w:r>
      <w:r>
        <w:rPr>
          <w:rStyle w:val="VerbatimChar"/>
        </w:rPr>
        <w:t>NA</w:t>
      </w:r>
      <w:r>
        <w:t>). Without evaluating it, what do you think this will do?</w:t>
      </w:r>
    </w:p>
    <w:p w14:paraId="450317FE" w14:textId="77777777" w:rsidR="00040F0D" w:rsidRDefault="00550631">
      <w:pPr>
        <w:pStyle w:val="SourceCode"/>
        <w:numPr>
          <w:ilvl w:val="1"/>
          <w:numId w:val="1"/>
        </w:numPr>
      </w:pPr>
      <w:r>
        <w:rPr>
          <w:rStyle w:val="NormalTok"/>
        </w:rPr>
        <w:t>llama_age &lt;-</w:t>
      </w:r>
      <w:r>
        <w:rPr>
          <w:rStyle w:val="StringTok"/>
        </w:rPr>
        <w:t xml:space="preserve"> </w:t>
      </w:r>
      <w:r>
        <w:rPr>
          <w:rStyle w:val="KeywordTok"/>
        </w:rPr>
        <w:t>c</w:t>
      </w:r>
      <w:r>
        <w:rPr>
          <w:rStyle w:val="NormalTok"/>
        </w:rPr>
        <w:t xml:space="preserve">(llama_age, </w:t>
      </w:r>
      <w:r>
        <w:rPr>
          <w:rStyle w:val="OtherTok"/>
        </w:rPr>
        <w:t>NA</w:t>
      </w:r>
      <w:r>
        <w:rPr>
          <w:rStyle w:val="NormalTok"/>
        </w:rPr>
        <w:t>)</w:t>
      </w:r>
    </w:p>
    <w:p w14:paraId="22BC45DD" w14:textId="77777777" w:rsidR="00040F0D" w:rsidRDefault="00550631">
      <w:pPr>
        <w:numPr>
          <w:ilvl w:val="1"/>
          <w:numId w:val="12"/>
        </w:numPr>
      </w:pPr>
      <w:r>
        <w:t xml:space="preserve">What about this: </w:t>
      </w:r>
      <w:r>
        <w:rPr>
          <w:rStyle w:val="VerbatimChar"/>
        </w:rPr>
        <w:t>llama_age &lt;- c(llama_age, llama_age)</w:t>
      </w:r>
    </w:p>
    <w:p w14:paraId="2BD0F9EA" w14:textId="77777777" w:rsidR="00040F0D" w:rsidRDefault="00550631">
      <w:pPr>
        <w:numPr>
          <w:ilvl w:val="1"/>
          <w:numId w:val="12"/>
        </w:numPr>
      </w:pPr>
      <w:r>
        <w:t xml:space="preserve">As you have probably figured out by now, the function </w:t>
      </w:r>
      <w:r>
        <w:rPr>
          <w:rStyle w:val="VerbatimChar"/>
        </w:rPr>
        <w:t>c()</w:t>
      </w:r>
      <w:r>
        <w:t xml:space="preserve"> takes vectors as arguments, and returns their combination as a new vector. It can also take named arguments, for example:</w:t>
      </w:r>
    </w:p>
    <w:p w14:paraId="0B105C8E" w14:textId="77777777" w:rsidR="00040F0D" w:rsidRDefault="00550631">
      <w:pPr>
        <w:pStyle w:val="SourceCode"/>
        <w:numPr>
          <w:ilvl w:val="1"/>
          <w:numId w:val="1"/>
        </w:numPr>
      </w:pPr>
      <w:r>
        <w:rPr>
          <w:rStyle w:val="NormalTok"/>
        </w:rPr>
        <w:t>llama_age &lt;-</w:t>
      </w:r>
      <w:r>
        <w:rPr>
          <w:rStyle w:val="StringTok"/>
        </w:rPr>
        <w:t xml:space="preserve"> </w:t>
      </w:r>
      <w:r>
        <w:rPr>
          <w:rStyle w:val="KeywordTok"/>
        </w:rPr>
        <w:t>c</w:t>
      </w:r>
      <w:r>
        <w:rPr>
          <w:rStyle w:val="NormalTok"/>
        </w:rPr>
        <w:t>(</w:t>
      </w:r>
      <w:r>
        <w:rPr>
          <w:rStyle w:val="StringTok"/>
        </w:rPr>
        <w:t>"Arthur"</w:t>
      </w:r>
      <w:r>
        <w:rPr>
          <w:rStyle w:val="NormalTok"/>
        </w:rPr>
        <w:t xml:space="preserve"> =</w:t>
      </w:r>
      <w:r>
        <w:rPr>
          <w:rStyle w:val="StringTok"/>
        </w:rPr>
        <w:t xml:space="preserve"> </w:t>
      </w:r>
      <w:r>
        <w:rPr>
          <w:rStyle w:val="DecValTok"/>
        </w:rPr>
        <w:t>14</w:t>
      </w:r>
      <w:r>
        <w:rPr>
          <w:rStyle w:val="NormalTok"/>
        </w:rPr>
        <w:t xml:space="preserve">, </w:t>
      </w:r>
      <w:r>
        <w:rPr>
          <w:rStyle w:val="StringTok"/>
        </w:rPr>
        <w:t>"Zaphod"</w:t>
      </w:r>
      <w:r>
        <w:rPr>
          <w:rStyle w:val="NormalTok"/>
        </w:rPr>
        <w:t xml:space="preserve"> =</w:t>
      </w:r>
      <w:r>
        <w:rPr>
          <w:rStyle w:val="StringTok"/>
        </w:rPr>
        <w:t xml:space="preserve"> </w:t>
      </w:r>
      <w:r>
        <w:rPr>
          <w:rStyle w:val="DecValTok"/>
        </w:rPr>
        <w:t>9</w:t>
      </w:r>
      <w:r>
        <w:rPr>
          <w:rStyle w:val="NormalTok"/>
        </w:rPr>
        <w:t>)</w:t>
      </w:r>
    </w:p>
    <w:p w14:paraId="0DBB5F33" w14:textId="5B95E289" w:rsidR="00040F0D" w:rsidRDefault="00550631">
      <w:pPr>
        <w:numPr>
          <w:ilvl w:val="1"/>
          <w:numId w:val="1"/>
        </w:numPr>
      </w:pPr>
      <w:r>
        <w:lastRenderedPageBreak/>
        <w:t xml:space="preserve">Complete the new llama_age vector with names (i.e. as above, but using all the names from the table). Evaluate </w:t>
      </w:r>
      <w:r>
        <w:rPr>
          <w:rStyle w:val="VerbatimChar"/>
        </w:rPr>
        <w:t>llama_age</w:t>
      </w:r>
      <w:r>
        <w:t xml:space="preserve">. What is the difference with your definition of </w:t>
      </w:r>
      <w:r>
        <w:rPr>
          <w:rStyle w:val="VerbatimChar"/>
        </w:rPr>
        <w:t>llama_age</w:t>
      </w:r>
      <w:r>
        <w:t xml:space="preserve"> in question </w:t>
      </w:r>
      <w:del w:id="11" w:author="Cas Goos" w:date="2025-01-28T14:06:00Z" w16du:dateUtc="2025-01-28T13:06:00Z">
        <w:r w:rsidDel="0032150A">
          <w:delText xml:space="preserve">18a </w:delText>
        </w:r>
      </w:del>
      <w:ins w:id="12" w:author="Cas Goos" w:date="2025-01-28T14:07:00Z" w16du:dateUtc="2025-01-28T13:07:00Z">
        <w:r w:rsidR="0032150A">
          <w:t>20</w:t>
        </w:r>
      </w:ins>
      <w:ins w:id="13" w:author="Cas Goos" w:date="2025-01-28T14:06:00Z" w16du:dateUtc="2025-01-28T13:06:00Z">
        <w:r w:rsidR="0032150A">
          <w:t xml:space="preserve">a </w:t>
        </w:r>
      </w:ins>
      <w:r>
        <w:t>in how they are displayed?</w:t>
      </w:r>
    </w:p>
    <w:p w14:paraId="683FD010" w14:textId="77777777" w:rsidR="00040F0D" w:rsidRDefault="00550631">
      <w:pPr>
        <w:numPr>
          <w:ilvl w:val="1"/>
          <w:numId w:val="12"/>
        </w:numPr>
      </w:pPr>
      <w:r>
        <w:t xml:space="preserve">What does </w:t>
      </w:r>
      <w:r>
        <w:rPr>
          <w:rStyle w:val="VerbatimChar"/>
        </w:rPr>
        <w:t>names(llama_age)</w:t>
      </w:r>
      <w:r>
        <w:t xml:space="preserve"> do?</w:t>
      </w:r>
    </w:p>
    <w:p w14:paraId="731DD9EA" w14:textId="77777777" w:rsidR="00040F0D" w:rsidRDefault="00550631">
      <w:pPr>
        <w:numPr>
          <w:ilvl w:val="0"/>
          <w:numId w:val="10"/>
        </w:numPr>
      </w:pPr>
      <w:r>
        <w:t xml:space="preserve">Can you compute the mean of </w:t>
      </w:r>
      <w:r>
        <w:rPr>
          <w:rStyle w:val="VerbatimChar"/>
        </w:rPr>
        <w:t>llama_age</w:t>
      </w:r>
      <w:r>
        <w:t xml:space="preserve"> with outliers removed? Remove 20% of the extreme values of each end of the distribution. (</w:t>
      </w:r>
      <w:r w:rsidR="004D4E1B">
        <w:t>Check</w:t>
      </w:r>
      <w:r>
        <w:t xml:space="preserve"> the </w:t>
      </w:r>
      <w:r>
        <w:rPr>
          <w:rStyle w:val="VerbatimChar"/>
        </w:rPr>
        <w:t>help()</w:t>
      </w:r>
      <w:r>
        <w:t xml:space="preserve"> files of </w:t>
      </w:r>
      <w:r>
        <w:rPr>
          <w:rStyle w:val="VerbatimChar"/>
        </w:rPr>
        <w:t>mean()</w:t>
      </w:r>
      <w:r>
        <w:t>.)</w:t>
      </w:r>
    </w:p>
    <w:p w14:paraId="5B3DD99F" w14:textId="77777777" w:rsidR="00040F0D" w:rsidRDefault="00550631">
      <w:pPr>
        <w:numPr>
          <w:ilvl w:val="0"/>
          <w:numId w:val="10"/>
        </w:numPr>
      </w:pPr>
      <w:r>
        <w:t xml:space="preserve">With the function </w:t>
      </w:r>
      <w:r>
        <w:rPr>
          <w:rStyle w:val="VerbatimChar"/>
        </w:rPr>
        <w:t>cor()</w:t>
      </w:r>
      <w:r>
        <w:t xml:space="preserve"> you can compute correlations. For example:</w:t>
      </w:r>
    </w:p>
    <w:p w14:paraId="6ED28D17" w14:textId="77777777" w:rsidR="00040F0D" w:rsidRDefault="00550631">
      <w:pPr>
        <w:pStyle w:val="SourceCode"/>
        <w:numPr>
          <w:ilvl w:val="0"/>
          <w:numId w:val="1"/>
        </w:numPr>
      </w:pPr>
      <w:r>
        <w:rPr>
          <w:rStyle w:val="KeywordTok"/>
        </w:rPr>
        <w:t>cor</w:t>
      </w:r>
      <w:r>
        <w:rPr>
          <w:rStyle w:val="NormalTok"/>
        </w:rPr>
        <w:t>(</w:t>
      </w:r>
      <w:r>
        <w:rPr>
          <w:rStyle w:val="Keyword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KeywordTok"/>
        </w:rPr>
        <w:t>c</w:t>
      </w:r>
      <w:r>
        <w:rPr>
          <w:rStyle w:val="NormalTok"/>
        </w:rPr>
        <w:t>(</w:t>
      </w:r>
      <w:r>
        <w:rPr>
          <w:rStyle w:val="DecValTok"/>
        </w:rPr>
        <w:t>1</w:t>
      </w:r>
      <w:r>
        <w:rPr>
          <w:rStyle w:val="NormalTok"/>
        </w:rPr>
        <w:t xml:space="preserve">, </w:t>
      </w:r>
      <w:r>
        <w:rPr>
          <w:rStyle w:val="DecValTok"/>
        </w:rPr>
        <w:t>4</w:t>
      </w:r>
      <w:r>
        <w:rPr>
          <w:rStyle w:val="NormalTok"/>
        </w:rPr>
        <w:t xml:space="preserve">, </w:t>
      </w:r>
      <w:r>
        <w:rPr>
          <w:rStyle w:val="DecValTok"/>
        </w:rPr>
        <w:t>5</w:t>
      </w:r>
      <w:r>
        <w:rPr>
          <w:rStyle w:val="NormalTok"/>
        </w:rPr>
        <w:t xml:space="preserve">, </w:t>
      </w:r>
      <w:r>
        <w:rPr>
          <w:rStyle w:val="DecValTok"/>
        </w:rPr>
        <w:t>15</w:t>
      </w:r>
      <w:r>
        <w:rPr>
          <w:rStyle w:val="NormalTok"/>
        </w:rPr>
        <w:t>))</w:t>
      </w:r>
    </w:p>
    <w:p w14:paraId="1E7B8D84" w14:textId="77777777" w:rsidR="00040F0D" w:rsidRDefault="00550631">
      <w:pPr>
        <w:numPr>
          <w:ilvl w:val="0"/>
          <w:numId w:val="1"/>
        </w:numPr>
      </w:pPr>
      <w:r>
        <w:t>(Pay attention to the order of the parentheses and commas!)</w:t>
      </w:r>
    </w:p>
    <w:p w14:paraId="04F0B2A2" w14:textId="77777777" w:rsidR="00040F0D" w:rsidRDefault="00550631">
      <w:pPr>
        <w:pStyle w:val="Compact"/>
        <w:numPr>
          <w:ilvl w:val="1"/>
          <w:numId w:val="13"/>
        </w:numPr>
      </w:pPr>
      <w:r>
        <w:t>Is this correlation statistically significant (</w:t>
      </w:r>
      <m:oMath>
        <m:r>
          <w:rPr>
            <w:rFonts w:ascii="Cambria Math" w:hAnsi="Cambria Math"/>
          </w:rPr>
          <m:t>α</m:t>
        </m:r>
      </m:oMath>
      <w:r>
        <w:t xml:space="preserve"> = .05)?</w:t>
      </w:r>
    </w:p>
    <w:p w14:paraId="2101B4BD" w14:textId="3B1A0328" w:rsidR="00040F0D" w:rsidRDefault="00550631">
      <w:pPr>
        <w:pStyle w:val="Compact"/>
        <w:numPr>
          <w:ilvl w:val="1"/>
          <w:numId w:val="13"/>
        </w:numPr>
      </w:pPr>
      <w:r>
        <w:t>What is the p-value? Which function can we use to find out? How can we f</w:t>
      </w:r>
      <w:r w:rsidR="00B04004">
        <w:t>i</w:t>
      </w:r>
      <w:r>
        <w:t>nd such a function?</w:t>
      </w:r>
    </w:p>
    <w:p w14:paraId="597F7FDD" w14:textId="77777777" w:rsidR="00040F0D" w:rsidRDefault="00550631">
      <w:pPr>
        <w:pStyle w:val="Compact"/>
        <w:numPr>
          <w:ilvl w:val="1"/>
          <w:numId w:val="13"/>
        </w:numPr>
      </w:pPr>
      <w:r>
        <w:t>How can we find all functions that have “</w:t>
      </w:r>
      <w:r>
        <w:rPr>
          <w:rStyle w:val="VerbatimChar"/>
        </w:rPr>
        <w:t>cor</w:t>
      </w:r>
      <w:r>
        <w:t>” in their name?</w:t>
      </w:r>
    </w:p>
    <w:p w14:paraId="0B592CE3" w14:textId="77777777" w:rsidR="00040F0D" w:rsidRDefault="00550631">
      <w:pPr>
        <w:numPr>
          <w:ilvl w:val="0"/>
          <w:numId w:val="10"/>
        </w:numPr>
      </w:pPr>
      <w:r>
        <w:t>Check out the line of code below:</w:t>
      </w:r>
    </w:p>
    <w:p w14:paraId="7F74765F" w14:textId="15749A6A" w:rsidR="00790E8F" w:rsidRDefault="00790E8F" w:rsidP="00790E8F">
      <w:pPr>
        <w:ind w:left="480"/>
      </w:pPr>
      <w:r w:rsidRPr="00790E8F">
        <w:t>What does `%%` do? Can you ask help with `?%%`, as you can for `?mean`? If not, then how?</w:t>
      </w:r>
      <w:r>
        <w:t xml:space="preserve"> Hint: try </w:t>
      </w:r>
      <w:r>
        <w:rPr>
          <w:rStyle w:val="VerbatimChar"/>
        </w:rPr>
        <w:t>31 %% 7 and 31 %/% 7</w:t>
      </w:r>
    </w:p>
    <w:p w14:paraId="771BADA5" w14:textId="3554A030" w:rsidR="00040F0D" w:rsidRDefault="00550631">
      <w:pPr>
        <w:pStyle w:val="SourceCode"/>
      </w:pPr>
      <w:r>
        <w:rPr>
          <w:rStyle w:val="VerbatimChar"/>
        </w:rPr>
        <w:t>```r</w:t>
      </w:r>
      <w:r>
        <w:br/>
      </w:r>
      <w:r w:rsidR="00E974B8">
        <w:rPr>
          <w:rStyle w:val="VerbatimChar"/>
        </w:rPr>
        <w:t>31</w:t>
      </w:r>
      <w:r>
        <w:rPr>
          <w:rStyle w:val="VerbatimChar"/>
        </w:rPr>
        <w:t xml:space="preserve"> %% </w:t>
      </w:r>
      <w:r w:rsidR="00E974B8">
        <w:rPr>
          <w:rStyle w:val="VerbatimChar"/>
        </w:rPr>
        <w:t>7</w:t>
      </w:r>
      <w:r>
        <w:br/>
      </w:r>
      <w:r>
        <w:rPr>
          <w:rStyle w:val="VerbatimChar"/>
        </w:rPr>
        <w:t>```</w:t>
      </w:r>
    </w:p>
    <w:p w14:paraId="7BE18115" w14:textId="77777777" w:rsidR="00040F0D" w:rsidRDefault="00000000">
      <w:r>
        <w:pict w14:anchorId="32B66563">
          <v:rect id="_x0000_i1025" style="width:0;height:1.5pt" o:hralign="center" o:hrstd="t" o:hr="t"/>
        </w:pict>
      </w:r>
    </w:p>
    <w:p w14:paraId="1522036F" w14:textId="77777777" w:rsidR="00040F0D" w:rsidRDefault="00550631">
      <w:pPr>
        <w:pStyle w:val="Heading4"/>
      </w:pPr>
      <w:bookmarkStart w:id="14" w:name="bonus-questions-1"/>
      <w:r>
        <w:t>Bonus questions</w:t>
      </w:r>
      <w:bookmarkEnd w:id="14"/>
    </w:p>
    <w:p w14:paraId="54EA7617" w14:textId="77777777" w:rsidR="00040F0D" w:rsidRDefault="00550631" w:rsidP="00B82188">
      <w:pPr>
        <w:pStyle w:val="Compact"/>
        <w:numPr>
          <w:ilvl w:val="0"/>
          <w:numId w:val="14"/>
        </w:numPr>
      </w:pPr>
      <w:r>
        <w:t>Try the command “Set working directory” via the menu (under “Session”).</w:t>
      </w:r>
    </w:p>
    <w:p w14:paraId="41C1361C" w14:textId="77777777" w:rsidR="00040F0D" w:rsidRDefault="00550631">
      <w:pPr>
        <w:pStyle w:val="Compact"/>
        <w:numPr>
          <w:ilvl w:val="1"/>
          <w:numId w:val="15"/>
        </w:numPr>
      </w:pPr>
      <w:r>
        <w:t>What does it do?</w:t>
      </w:r>
    </w:p>
    <w:p w14:paraId="2C459D46" w14:textId="77777777" w:rsidR="00040F0D" w:rsidRDefault="00550631">
      <w:pPr>
        <w:pStyle w:val="Compact"/>
        <w:numPr>
          <w:ilvl w:val="1"/>
          <w:numId w:val="15"/>
        </w:numPr>
      </w:pPr>
      <w:r>
        <w:t>How could you do this without using the menu?</w:t>
      </w:r>
    </w:p>
    <w:p w14:paraId="05AF5CC0" w14:textId="77777777" w:rsidR="00040F0D" w:rsidRDefault="00550631">
      <w:pPr>
        <w:pStyle w:val="Compact"/>
        <w:numPr>
          <w:ilvl w:val="1"/>
          <w:numId w:val="15"/>
        </w:numPr>
      </w:pPr>
      <w:r>
        <w:t xml:space="preserve">Make a text file with </w:t>
      </w:r>
      <w:r>
        <w:rPr>
          <w:rStyle w:val="VerbatimChar"/>
        </w:rPr>
        <w:t>a &lt;- 10; b &lt;- 20; print(a*b)</w:t>
      </w:r>
      <w:r>
        <w:t xml:space="preserve">. Run this file with the function </w:t>
      </w:r>
      <w:r>
        <w:rPr>
          <w:rStyle w:val="VerbatimChar"/>
        </w:rPr>
        <w:t>source()</w:t>
      </w:r>
      <w:r>
        <w:t xml:space="preserve"> and write the output to another file. How do you do this?</w:t>
      </w:r>
    </w:p>
    <w:p w14:paraId="3385EED1" w14:textId="77777777" w:rsidR="00040F0D" w:rsidRDefault="00000000">
      <w:r>
        <w:pict w14:anchorId="1A5C47EE">
          <v:rect id="_x0000_i1026" style="width:0;height:1.5pt" o:hralign="center" o:hrstd="t" o:hr="t"/>
        </w:pict>
      </w:r>
    </w:p>
    <w:p w14:paraId="3427A331" w14:textId="77777777" w:rsidR="00040F0D" w:rsidRDefault="00550631">
      <w:pPr>
        <w:pStyle w:val="Heading2"/>
      </w:pPr>
      <w:bookmarkStart w:id="15" w:name="part-4-indexing"/>
      <w:r>
        <w:t>Part 4: Indexing</w:t>
      </w:r>
      <w:bookmarkEnd w:id="15"/>
    </w:p>
    <w:p w14:paraId="6FAC4B6A" w14:textId="77777777" w:rsidR="00040F0D" w:rsidRDefault="00550631" w:rsidP="00B82188">
      <w:pPr>
        <w:numPr>
          <w:ilvl w:val="0"/>
          <w:numId w:val="16"/>
        </w:numPr>
      </w:pPr>
      <w:r>
        <w:t>Evaluate:</w:t>
      </w:r>
    </w:p>
    <w:p w14:paraId="3FD61FB0" w14:textId="77777777" w:rsidR="00040F0D" w:rsidRDefault="00550631">
      <w:pPr>
        <w:pStyle w:val="SourceCode"/>
        <w:numPr>
          <w:ilvl w:val="0"/>
          <w:numId w:val="1"/>
        </w:numPr>
      </w:pPr>
      <w:r>
        <w:rPr>
          <w:rStyle w:val="NormalTok"/>
        </w:rPr>
        <w:t>a &lt;-</w:t>
      </w:r>
      <w:r>
        <w:rPr>
          <w:rStyle w:val="StringTok"/>
        </w:rPr>
        <w:t xml:space="preserve"> </w:t>
      </w:r>
      <w:r>
        <w:rPr>
          <w:rStyle w:val="KeywordTok"/>
        </w:rPr>
        <w:t>c</w:t>
      </w:r>
      <w:r>
        <w:rPr>
          <w:rStyle w:val="NormalTok"/>
        </w:rPr>
        <w:t>(</w:t>
      </w:r>
      <w:r>
        <w:rPr>
          <w:rStyle w:val="DecValTok"/>
        </w:rPr>
        <w:t>1</w:t>
      </w:r>
      <w:r>
        <w:rPr>
          <w:rStyle w:val="NormalTok"/>
        </w:rPr>
        <w:t xml:space="preserve">, </w:t>
      </w:r>
      <w:r>
        <w:rPr>
          <w:rStyle w:val="DecValTok"/>
        </w:rPr>
        <w:t>2</w:t>
      </w:r>
      <w:r>
        <w:rPr>
          <w:rStyle w:val="NormalTok"/>
        </w:rPr>
        <w:t xml:space="preserve">) </w:t>
      </w:r>
      <w:r>
        <w:br/>
      </w:r>
      <w:r>
        <w:rPr>
          <w:rStyle w:val="NormalTok"/>
        </w:rPr>
        <w:t>a[</w:t>
      </w:r>
      <w:r>
        <w:rPr>
          <w:rStyle w:val="DecValTok"/>
        </w:rPr>
        <w:t>1</w:t>
      </w:r>
      <w:r>
        <w:rPr>
          <w:rStyle w:val="NormalTok"/>
        </w:rPr>
        <w:t xml:space="preserve">] </w:t>
      </w:r>
      <w:r>
        <w:rPr>
          <w:rStyle w:val="OperatorTok"/>
        </w:rPr>
        <w:t>+</w:t>
      </w:r>
      <w:r>
        <w:rPr>
          <w:rStyle w:val="StringTok"/>
        </w:rPr>
        <w:t xml:space="preserve"> </w:t>
      </w:r>
      <w:r>
        <w:rPr>
          <w:rStyle w:val="DecValTok"/>
        </w:rPr>
        <w:t>10</w:t>
      </w:r>
    </w:p>
    <w:p w14:paraId="148A7849" w14:textId="77777777" w:rsidR="00040F0D" w:rsidRDefault="00550631">
      <w:pPr>
        <w:numPr>
          <w:ilvl w:val="1"/>
          <w:numId w:val="17"/>
        </w:numPr>
      </w:pPr>
      <w:r>
        <w:t>What is the result?</w:t>
      </w:r>
    </w:p>
    <w:p w14:paraId="1F3537BA" w14:textId="77777777" w:rsidR="00040F0D" w:rsidRDefault="00550631">
      <w:pPr>
        <w:numPr>
          <w:ilvl w:val="1"/>
          <w:numId w:val="17"/>
        </w:numPr>
      </w:pPr>
      <w:r>
        <w:t>Why does the following code give an error?</w:t>
      </w:r>
    </w:p>
    <w:p w14:paraId="57A79EAE" w14:textId="77777777" w:rsidR="00040F0D" w:rsidRDefault="00550631">
      <w:pPr>
        <w:pStyle w:val="SourceCode"/>
        <w:numPr>
          <w:ilvl w:val="1"/>
          <w:numId w:val="1"/>
        </w:numPr>
      </w:pPr>
      <w:r>
        <w:rPr>
          <w:rStyle w:val="NormalTok"/>
        </w:rPr>
        <w:lastRenderedPageBreak/>
        <w:t>a &lt;-</w:t>
      </w:r>
      <w:r>
        <w:rPr>
          <w:rStyle w:val="StringTok"/>
        </w:rPr>
        <w:t xml:space="preserve"> </w:t>
      </w:r>
      <w:r>
        <w:rPr>
          <w:rStyle w:val="KeywordTok"/>
        </w:rPr>
        <w:t>c</w:t>
      </w:r>
      <w:r>
        <w:rPr>
          <w:rStyle w:val="NormalTok"/>
        </w:rPr>
        <w:t>(</w:t>
      </w:r>
      <w:r>
        <w:rPr>
          <w:rStyle w:val="DecValTok"/>
        </w:rPr>
        <w:t>1</w:t>
      </w:r>
      <w:r>
        <w:rPr>
          <w:rStyle w:val="NormalTok"/>
        </w:rPr>
        <w:t xml:space="preserve">, </w:t>
      </w:r>
      <w:r>
        <w:rPr>
          <w:rStyle w:val="StringTok"/>
        </w:rPr>
        <w:t>"hello"</w:t>
      </w:r>
      <w:r>
        <w:rPr>
          <w:rStyle w:val="NormalTok"/>
        </w:rPr>
        <w:t xml:space="preserve">) </w:t>
      </w:r>
      <w:r>
        <w:br/>
      </w:r>
      <w:r>
        <w:rPr>
          <w:rStyle w:val="NormalTok"/>
        </w:rPr>
        <w:t>a[</w:t>
      </w:r>
      <w:r>
        <w:rPr>
          <w:rStyle w:val="DecValTok"/>
        </w:rPr>
        <w:t>1</w:t>
      </w:r>
      <w:r>
        <w:rPr>
          <w:rStyle w:val="NormalTok"/>
        </w:rPr>
        <w:t xml:space="preserve">] </w:t>
      </w:r>
      <w:r>
        <w:rPr>
          <w:rStyle w:val="OperatorTok"/>
        </w:rPr>
        <w:t>+</w:t>
      </w:r>
      <w:r>
        <w:rPr>
          <w:rStyle w:val="StringTok"/>
        </w:rPr>
        <w:t xml:space="preserve"> </w:t>
      </w:r>
      <w:r>
        <w:rPr>
          <w:rStyle w:val="DecValTok"/>
        </w:rPr>
        <w:t>10</w:t>
      </w:r>
    </w:p>
    <w:p w14:paraId="547F5752" w14:textId="77777777" w:rsidR="00040F0D" w:rsidRDefault="00550631">
      <w:pPr>
        <w:numPr>
          <w:ilvl w:val="0"/>
          <w:numId w:val="16"/>
        </w:numPr>
      </w:pPr>
      <w:r>
        <w:t xml:space="preserve">If </w:t>
      </w:r>
      <w:r>
        <w:rPr>
          <w:rStyle w:val="VerbatimChar"/>
        </w:rPr>
        <w:t>x &lt;- c(1, 3, 5, 7, NA)</w:t>
      </w:r>
      <w:r>
        <w:t xml:space="preserve">, write an R expression that will return the output </w:t>
      </w:r>
      <w:r>
        <w:rPr>
          <w:rStyle w:val="VerbatimChar"/>
        </w:rPr>
        <w:t>1 3 5 7</w:t>
      </w:r>
      <w:r>
        <w:t>.</w:t>
      </w:r>
    </w:p>
    <w:p w14:paraId="3445C406" w14:textId="07A7C50A" w:rsidR="00040F0D" w:rsidRDefault="00550631">
      <w:pPr>
        <w:numPr>
          <w:ilvl w:val="0"/>
          <w:numId w:val="16"/>
        </w:numPr>
      </w:pPr>
      <w:r>
        <w:t xml:space="preserve">For this question you need the vector </w:t>
      </w:r>
      <w:r>
        <w:rPr>
          <w:rStyle w:val="VerbatimChar"/>
        </w:rPr>
        <w:t>llama_age</w:t>
      </w:r>
      <w:r>
        <w:t xml:space="preserve"> that you created in question </w:t>
      </w:r>
      <w:r w:rsidR="00B82188">
        <w:t>17</w:t>
      </w:r>
      <w:r>
        <w:t>.</w:t>
      </w:r>
    </w:p>
    <w:p w14:paraId="737DEED9" w14:textId="77777777" w:rsidR="00040F0D" w:rsidRDefault="00550631">
      <w:pPr>
        <w:pStyle w:val="Compact"/>
        <w:numPr>
          <w:ilvl w:val="1"/>
          <w:numId w:val="18"/>
        </w:numPr>
      </w:pPr>
      <w:r>
        <w:t xml:space="preserve">Extract only the third llama’s age from the </w:t>
      </w:r>
      <w:r>
        <w:rPr>
          <w:rStyle w:val="VerbatimChar"/>
        </w:rPr>
        <w:t>llama_age</w:t>
      </w:r>
      <w:r>
        <w:t xml:space="preserve"> vector.</w:t>
      </w:r>
    </w:p>
    <w:p w14:paraId="4140DE69" w14:textId="77777777" w:rsidR="00040F0D" w:rsidRDefault="00550631">
      <w:pPr>
        <w:pStyle w:val="Compact"/>
        <w:numPr>
          <w:ilvl w:val="1"/>
          <w:numId w:val="18"/>
        </w:numPr>
      </w:pPr>
      <w:r>
        <w:t xml:space="preserve">Extract only the first two llamas’ ages from the </w:t>
      </w:r>
      <w:r>
        <w:rPr>
          <w:rStyle w:val="VerbatimChar"/>
        </w:rPr>
        <w:t>llama_age</w:t>
      </w:r>
      <w:r>
        <w:t xml:space="preserve"> vector.</w:t>
      </w:r>
    </w:p>
    <w:p w14:paraId="70A14B6B" w14:textId="77777777" w:rsidR="00040F0D" w:rsidRDefault="00550631">
      <w:pPr>
        <w:pStyle w:val="Compact"/>
        <w:numPr>
          <w:ilvl w:val="1"/>
          <w:numId w:val="18"/>
        </w:numPr>
      </w:pPr>
      <w:r>
        <w:t xml:space="preserve">Extract only the first and fifth llamas’ ages from the </w:t>
      </w:r>
      <w:r>
        <w:rPr>
          <w:rStyle w:val="VerbatimChar"/>
        </w:rPr>
        <w:t>llama_age</w:t>
      </w:r>
      <w:r>
        <w:t xml:space="preserve"> vector.</w:t>
      </w:r>
    </w:p>
    <w:p w14:paraId="76D72993" w14:textId="77777777" w:rsidR="00040F0D" w:rsidRDefault="00550631">
      <w:pPr>
        <w:pStyle w:val="Compact"/>
        <w:numPr>
          <w:ilvl w:val="1"/>
          <w:numId w:val="18"/>
        </w:numPr>
      </w:pPr>
      <w:r>
        <w:t xml:space="preserve">Extract all but the second to fourth llamas’ ages from the </w:t>
      </w:r>
      <w:r>
        <w:rPr>
          <w:rStyle w:val="VerbatimChar"/>
        </w:rPr>
        <w:t>llama_age</w:t>
      </w:r>
      <w:r>
        <w:t xml:space="preserve"> vector.</w:t>
      </w:r>
    </w:p>
    <w:p w14:paraId="3762E736" w14:textId="77777777" w:rsidR="00040F0D" w:rsidRDefault="00550631">
      <w:pPr>
        <w:pStyle w:val="Compact"/>
        <w:numPr>
          <w:ilvl w:val="1"/>
          <w:numId w:val="18"/>
        </w:numPr>
      </w:pPr>
      <w:r>
        <w:t xml:space="preserve">When a vector has names, it is also possible to use the names as indices. For example, </w:t>
      </w:r>
      <w:r>
        <w:rPr>
          <w:rStyle w:val="VerbatimChar"/>
        </w:rPr>
        <w:t>llama_age["Marvin"]</w:t>
      </w:r>
      <w:r>
        <w:t xml:space="preserve"> should give 11. Extract Zaphod and Ford’s ages at the same time by using their names. The result should be a vector with values 9 and 25.</w:t>
      </w:r>
    </w:p>
    <w:p w14:paraId="684CD15D" w14:textId="77777777" w:rsidR="00040F0D" w:rsidRDefault="00550631">
      <w:pPr>
        <w:numPr>
          <w:ilvl w:val="0"/>
          <w:numId w:val="16"/>
        </w:numPr>
      </w:pPr>
      <w:r>
        <w:t>It turned out that Rooster was sensitive about his age, and lied on the questionnaire. His real age is 16 instead of 15. Use indexing to change Rooster’s age to 16.</w:t>
      </w:r>
    </w:p>
    <w:p w14:paraId="1FEADA9C" w14:textId="0DB1BDA2" w:rsidR="00040F0D" w:rsidRDefault="00040F0D"/>
    <w:sectPr w:rsidR="00040F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630AD" w14:textId="77777777" w:rsidR="0064791B" w:rsidRDefault="0064791B">
      <w:pPr>
        <w:spacing w:after="0"/>
      </w:pPr>
      <w:r>
        <w:separator/>
      </w:r>
    </w:p>
  </w:endnote>
  <w:endnote w:type="continuationSeparator" w:id="0">
    <w:p w14:paraId="6385D0A4" w14:textId="77777777" w:rsidR="0064791B" w:rsidRDefault="006479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4006B" w14:textId="77777777" w:rsidR="0064791B" w:rsidRDefault="0064791B">
      <w:r>
        <w:separator/>
      </w:r>
    </w:p>
  </w:footnote>
  <w:footnote w:type="continuationSeparator" w:id="0">
    <w:p w14:paraId="5823A2C9" w14:textId="77777777" w:rsidR="0064791B" w:rsidRDefault="00647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4DB81B3E"/>
    <w:lvl w:ilvl="0">
      <w:start w:val="16"/>
      <w:numFmt w:val="decimal"/>
      <w:lvlText w:val="%1."/>
      <w:lvlJc w:val="left"/>
      <w:pPr>
        <w:tabs>
          <w:tab w:val="num" w:pos="0"/>
        </w:tabs>
        <w:ind w:left="480" w:hanging="480"/>
      </w:pPr>
      <w:rPr>
        <w:rFonts w:hint="default"/>
      </w:rPr>
    </w:lvl>
    <w:lvl w:ilvl="1">
      <w:start w:val="17"/>
      <w:numFmt w:val="decimal"/>
      <w:lvlText w:val="%2."/>
      <w:lvlJc w:val="left"/>
      <w:pPr>
        <w:tabs>
          <w:tab w:val="num" w:pos="720"/>
        </w:tabs>
        <w:ind w:left="1200" w:hanging="480"/>
      </w:pPr>
      <w:rPr>
        <w:rFonts w:hint="default"/>
      </w:rPr>
    </w:lvl>
    <w:lvl w:ilvl="2">
      <w:start w:val="17"/>
      <w:numFmt w:val="decimal"/>
      <w:lvlText w:val="%3."/>
      <w:lvlJc w:val="left"/>
      <w:pPr>
        <w:tabs>
          <w:tab w:val="num" w:pos="1440"/>
        </w:tabs>
        <w:ind w:left="1920" w:hanging="480"/>
      </w:pPr>
      <w:rPr>
        <w:rFonts w:hint="default"/>
      </w:rPr>
    </w:lvl>
    <w:lvl w:ilvl="3">
      <w:start w:val="17"/>
      <w:numFmt w:val="decimal"/>
      <w:lvlText w:val="%4."/>
      <w:lvlJc w:val="left"/>
      <w:pPr>
        <w:tabs>
          <w:tab w:val="num" w:pos="2160"/>
        </w:tabs>
        <w:ind w:left="2640" w:hanging="480"/>
      </w:pPr>
      <w:rPr>
        <w:rFonts w:hint="default"/>
      </w:rPr>
    </w:lvl>
    <w:lvl w:ilvl="4">
      <w:start w:val="17"/>
      <w:numFmt w:val="decimal"/>
      <w:lvlText w:val="%5."/>
      <w:lvlJc w:val="left"/>
      <w:pPr>
        <w:tabs>
          <w:tab w:val="num" w:pos="2880"/>
        </w:tabs>
        <w:ind w:left="3360" w:hanging="480"/>
      </w:pPr>
      <w:rPr>
        <w:rFonts w:hint="default"/>
      </w:rPr>
    </w:lvl>
    <w:lvl w:ilvl="5">
      <w:start w:val="17"/>
      <w:numFmt w:val="decimal"/>
      <w:lvlText w:val="%6."/>
      <w:lvlJc w:val="left"/>
      <w:pPr>
        <w:tabs>
          <w:tab w:val="num" w:pos="3600"/>
        </w:tabs>
        <w:ind w:left="4080" w:hanging="480"/>
      </w:pPr>
      <w:rPr>
        <w:rFonts w:hint="default"/>
      </w:rPr>
    </w:lvl>
    <w:lvl w:ilvl="6">
      <w:start w:val="17"/>
      <w:numFmt w:val="decimal"/>
      <w:lvlText w:val="%7."/>
      <w:lvlJc w:val="left"/>
      <w:pPr>
        <w:tabs>
          <w:tab w:val="num" w:pos="4320"/>
        </w:tabs>
        <w:ind w:left="4800" w:hanging="480"/>
      </w:pPr>
      <w:rPr>
        <w:rFonts w:hint="default"/>
      </w:rPr>
    </w:lvl>
    <w:lvl w:ilvl="7">
      <w:start w:val="17"/>
      <w:numFmt w:val="decimal"/>
      <w:lvlText w:val="%8."/>
      <w:lvlJc w:val="left"/>
      <w:pPr>
        <w:tabs>
          <w:tab w:val="num" w:pos="5040"/>
        </w:tabs>
        <w:ind w:left="5520" w:hanging="480"/>
      </w:pPr>
      <w:rPr>
        <w:rFonts w:hint="default"/>
      </w:rPr>
    </w:lvl>
    <w:lvl w:ilvl="8">
      <w:start w:val="17"/>
      <w:numFmt w:val="decimal"/>
      <w:lvlText w:val="%9."/>
      <w:lvlJc w:val="left"/>
      <w:pPr>
        <w:tabs>
          <w:tab w:val="num" w:pos="5760"/>
        </w:tabs>
        <w:ind w:left="6240" w:hanging="480"/>
      </w:pPr>
      <w:rPr>
        <w:rFonts w:hint="default"/>
      </w:rPr>
    </w:lvl>
  </w:abstractNum>
  <w:abstractNum w:abstractNumId="1" w15:restartNumberingAfterBreak="0">
    <w:nsid w:val="B3CBBDEE"/>
    <w:multiLevelType w:val="multilevel"/>
    <w:tmpl w:val="195AFB88"/>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2" w15:restartNumberingAfterBreak="0">
    <w:nsid w:val="EA454B4C"/>
    <w:multiLevelType w:val="multilevel"/>
    <w:tmpl w:val="8522CD6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238D8174"/>
    <w:multiLevelType w:val="multilevel"/>
    <w:tmpl w:val="B2D6586A"/>
    <w:lvl w:ilvl="0">
      <w:start w:val="22"/>
      <w:numFmt w:val="decimal"/>
      <w:lvlText w:val="%1."/>
      <w:lvlJc w:val="left"/>
      <w:pPr>
        <w:tabs>
          <w:tab w:val="num" w:pos="0"/>
        </w:tabs>
        <w:ind w:left="480" w:hanging="480"/>
      </w:pPr>
      <w:rPr>
        <w:rFonts w:hint="default"/>
      </w:rPr>
    </w:lvl>
    <w:lvl w:ilvl="1">
      <w:start w:val="23"/>
      <w:numFmt w:val="decimal"/>
      <w:lvlText w:val="%2."/>
      <w:lvlJc w:val="left"/>
      <w:pPr>
        <w:tabs>
          <w:tab w:val="num" w:pos="720"/>
        </w:tabs>
        <w:ind w:left="1200" w:hanging="480"/>
      </w:pPr>
      <w:rPr>
        <w:rFonts w:hint="default"/>
      </w:rPr>
    </w:lvl>
    <w:lvl w:ilvl="2">
      <w:start w:val="23"/>
      <w:numFmt w:val="decimal"/>
      <w:lvlText w:val="%3."/>
      <w:lvlJc w:val="left"/>
      <w:pPr>
        <w:tabs>
          <w:tab w:val="num" w:pos="1440"/>
        </w:tabs>
        <w:ind w:left="1920" w:hanging="480"/>
      </w:pPr>
      <w:rPr>
        <w:rFonts w:hint="default"/>
      </w:rPr>
    </w:lvl>
    <w:lvl w:ilvl="3">
      <w:start w:val="23"/>
      <w:numFmt w:val="decimal"/>
      <w:lvlText w:val="%4."/>
      <w:lvlJc w:val="left"/>
      <w:pPr>
        <w:tabs>
          <w:tab w:val="num" w:pos="2160"/>
        </w:tabs>
        <w:ind w:left="2640" w:hanging="480"/>
      </w:pPr>
      <w:rPr>
        <w:rFonts w:hint="default"/>
      </w:rPr>
    </w:lvl>
    <w:lvl w:ilvl="4">
      <w:start w:val="23"/>
      <w:numFmt w:val="decimal"/>
      <w:lvlText w:val="%5."/>
      <w:lvlJc w:val="left"/>
      <w:pPr>
        <w:tabs>
          <w:tab w:val="num" w:pos="2880"/>
        </w:tabs>
        <w:ind w:left="3360" w:hanging="480"/>
      </w:pPr>
      <w:rPr>
        <w:rFonts w:hint="default"/>
      </w:rPr>
    </w:lvl>
    <w:lvl w:ilvl="5">
      <w:start w:val="23"/>
      <w:numFmt w:val="decimal"/>
      <w:lvlText w:val="%6."/>
      <w:lvlJc w:val="left"/>
      <w:pPr>
        <w:tabs>
          <w:tab w:val="num" w:pos="3600"/>
        </w:tabs>
        <w:ind w:left="4080" w:hanging="480"/>
      </w:pPr>
      <w:rPr>
        <w:rFonts w:hint="default"/>
      </w:rPr>
    </w:lvl>
    <w:lvl w:ilvl="6">
      <w:start w:val="23"/>
      <w:numFmt w:val="decimal"/>
      <w:lvlText w:val="%7."/>
      <w:lvlJc w:val="left"/>
      <w:pPr>
        <w:tabs>
          <w:tab w:val="num" w:pos="4320"/>
        </w:tabs>
        <w:ind w:left="4800" w:hanging="480"/>
      </w:pPr>
      <w:rPr>
        <w:rFonts w:hint="default"/>
      </w:rPr>
    </w:lvl>
    <w:lvl w:ilvl="7">
      <w:start w:val="23"/>
      <w:numFmt w:val="decimal"/>
      <w:lvlText w:val="%8."/>
      <w:lvlJc w:val="left"/>
      <w:pPr>
        <w:tabs>
          <w:tab w:val="num" w:pos="5040"/>
        </w:tabs>
        <w:ind w:left="5520" w:hanging="480"/>
      </w:pPr>
      <w:rPr>
        <w:rFonts w:hint="default"/>
      </w:rPr>
    </w:lvl>
    <w:lvl w:ilvl="8">
      <w:start w:val="23"/>
      <w:numFmt w:val="decimal"/>
      <w:lvlText w:val="%9."/>
      <w:lvlJc w:val="left"/>
      <w:pPr>
        <w:tabs>
          <w:tab w:val="num" w:pos="5760"/>
        </w:tabs>
        <w:ind w:left="6240" w:hanging="480"/>
      </w:pPr>
      <w:rPr>
        <w:rFonts w:hint="default"/>
      </w:rPr>
    </w:lvl>
  </w:abstractNum>
  <w:abstractNum w:abstractNumId="4" w15:restartNumberingAfterBreak="0">
    <w:nsid w:val="2C1AE401"/>
    <w:multiLevelType w:val="multilevel"/>
    <w:tmpl w:val="70A04CC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1F388D6"/>
    <w:multiLevelType w:val="multilevel"/>
    <w:tmpl w:val="6F86D060"/>
    <w:lvl w:ilvl="0">
      <w:start w:val="29"/>
      <w:numFmt w:val="decimal"/>
      <w:lvlText w:val="%1."/>
      <w:lvlJc w:val="left"/>
      <w:pPr>
        <w:tabs>
          <w:tab w:val="num" w:pos="0"/>
        </w:tabs>
        <w:ind w:left="480" w:hanging="480"/>
      </w:pPr>
      <w:rPr>
        <w:rFonts w:hint="default"/>
      </w:rPr>
    </w:lvl>
    <w:lvl w:ilvl="1">
      <w:start w:val="27"/>
      <w:numFmt w:val="decimal"/>
      <w:lvlText w:val="%2."/>
      <w:lvlJc w:val="left"/>
      <w:pPr>
        <w:tabs>
          <w:tab w:val="num" w:pos="720"/>
        </w:tabs>
        <w:ind w:left="1200" w:hanging="480"/>
      </w:pPr>
      <w:rPr>
        <w:rFonts w:hint="default"/>
      </w:rPr>
    </w:lvl>
    <w:lvl w:ilvl="2">
      <w:start w:val="27"/>
      <w:numFmt w:val="decimal"/>
      <w:lvlText w:val="%3."/>
      <w:lvlJc w:val="left"/>
      <w:pPr>
        <w:tabs>
          <w:tab w:val="num" w:pos="1440"/>
        </w:tabs>
        <w:ind w:left="1920" w:hanging="480"/>
      </w:pPr>
      <w:rPr>
        <w:rFonts w:hint="default"/>
      </w:rPr>
    </w:lvl>
    <w:lvl w:ilvl="3">
      <w:start w:val="27"/>
      <w:numFmt w:val="decimal"/>
      <w:lvlText w:val="%4."/>
      <w:lvlJc w:val="left"/>
      <w:pPr>
        <w:tabs>
          <w:tab w:val="num" w:pos="2160"/>
        </w:tabs>
        <w:ind w:left="2640" w:hanging="480"/>
      </w:pPr>
      <w:rPr>
        <w:rFonts w:hint="default"/>
      </w:rPr>
    </w:lvl>
    <w:lvl w:ilvl="4">
      <w:start w:val="27"/>
      <w:numFmt w:val="decimal"/>
      <w:lvlText w:val="%5."/>
      <w:lvlJc w:val="left"/>
      <w:pPr>
        <w:tabs>
          <w:tab w:val="num" w:pos="2880"/>
        </w:tabs>
        <w:ind w:left="3360" w:hanging="480"/>
      </w:pPr>
      <w:rPr>
        <w:rFonts w:hint="default"/>
      </w:rPr>
    </w:lvl>
    <w:lvl w:ilvl="5">
      <w:start w:val="27"/>
      <w:numFmt w:val="decimal"/>
      <w:lvlText w:val="%6."/>
      <w:lvlJc w:val="left"/>
      <w:pPr>
        <w:tabs>
          <w:tab w:val="num" w:pos="3600"/>
        </w:tabs>
        <w:ind w:left="4080" w:hanging="480"/>
      </w:pPr>
      <w:rPr>
        <w:rFonts w:hint="default"/>
      </w:rPr>
    </w:lvl>
    <w:lvl w:ilvl="6">
      <w:start w:val="27"/>
      <w:numFmt w:val="decimal"/>
      <w:lvlText w:val="%7."/>
      <w:lvlJc w:val="left"/>
      <w:pPr>
        <w:tabs>
          <w:tab w:val="num" w:pos="4320"/>
        </w:tabs>
        <w:ind w:left="4800" w:hanging="480"/>
      </w:pPr>
      <w:rPr>
        <w:rFonts w:hint="default"/>
      </w:rPr>
    </w:lvl>
    <w:lvl w:ilvl="7">
      <w:start w:val="27"/>
      <w:numFmt w:val="decimal"/>
      <w:lvlText w:val="%8."/>
      <w:lvlJc w:val="left"/>
      <w:pPr>
        <w:tabs>
          <w:tab w:val="num" w:pos="5040"/>
        </w:tabs>
        <w:ind w:left="5520" w:hanging="480"/>
      </w:pPr>
      <w:rPr>
        <w:rFonts w:hint="default"/>
      </w:rPr>
    </w:lvl>
    <w:lvl w:ilvl="8">
      <w:start w:val="27"/>
      <w:numFmt w:val="decimal"/>
      <w:lvlText w:val="%9."/>
      <w:lvlJc w:val="left"/>
      <w:pPr>
        <w:tabs>
          <w:tab w:val="num" w:pos="5760"/>
        </w:tabs>
        <w:ind w:left="6240" w:hanging="480"/>
      </w:pPr>
      <w:rPr>
        <w:rFonts w:hint="default"/>
      </w:rPr>
    </w:lvl>
  </w:abstractNum>
  <w:abstractNum w:abstractNumId="6" w15:restartNumberingAfterBreak="0">
    <w:nsid w:val="47261BAD"/>
    <w:multiLevelType w:val="multilevel"/>
    <w:tmpl w:val="AB8EDC1E"/>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7" w15:restartNumberingAfterBreak="0">
    <w:nsid w:val="4FBE019A"/>
    <w:multiLevelType w:val="multilevel"/>
    <w:tmpl w:val="51B29734"/>
    <w:lvl w:ilvl="0">
      <w:start w:val="16"/>
      <w:numFmt w:val="decimal"/>
      <w:lvlText w:val="%1."/>
      <w:lvlJc w:val="left"/>
      <w:pPr>
        <w:tabs>
          <w:tab w:val="num" w:pos="0"/>
        </w:tabs>
        <w:ind w:left="480" w:hanging="480"/>
      </w:pPr>
      <w:rPr>
        <w:rFonts w:hint="default"/>
      </w:rPr>
    </w:lvl>
    <w:lvl w:ilvl="1">
      <w:start w:val="15"/>
      <w:numFmt w:val="decimal"/>
      <w:lvlText w:val="%2."/>
      <w:lvlJc w:val="left"/>
      <w:pPr>
        <w:tabs>
          <w:tab w:val="num" w:pos="720"/>
        </w:tabs>
        <w:ind w:left="1200" w:hanging="480"/>
      </w:pPr>
      <w:rPr>
        <w:rFonts w:hint="default"/>
      </w:rPr>
    </w:lvl>
    <w:lvl w:ilvl="2">
      <w:start w:val="15"/>
      <w:numFmt w:val="decimal"/>
      <w:lvlText w:val="%3."/>
      <w:lvlJc w:val="left"/>
      <w:pPr>
        <w:tabs>
          <w:tab w:val="num" w:pos="1440"/>
        </w:tabs>
        <w:ind w:left="1920" w:hanging="480"/>
      </w:pPr>
      <w:rPr>
        <w:rFonts w:hint="default"/>
      </w:rPr>
    </w:lvl>
    <w:lvl w:ilvl="3">
      <w:start w:val="15"/>
      <w:numFmt w:val="decimal"/>
      <w:lvlText w:val="%4."/>
      <w:lvlJc w:val="left"/>
      <w:pPr>
        <w:tabs>
          <w:tab w:val="num" w:pos="2160"/>
        </w:tabs>
        <w:ind w:left="2640" w:hanging="480"/>
      </w:pPr>
      <w:rPr>
        <w:rFonts w:hint="default"/>
      </w:rPr>
    </w:lvl>
    <w:lvl w:ilvl="4">
      <w:start w:val="15"/>
      <w:numFmt w:val="decimal"/>
      <w:lvlText w:val="%5."/>
      <w:lvlJc w:val="left"/>
      <w:pPr>
        <w:tabs>
          <w:tab w:val="num" w:pos="2880"/>
        </w:tabs>
        <w:ind w:left="3360" w:hanging="480"/>
      </w:pPr>
      <w:rPr>
        <w:rFonts w:hint="default"/>
      </w:rPr>
    </w:lvl>
    <w:lvl w:ilvl="5">
      <w:start w:val="15"/>
      <w:numFmt w:val="decimal"/>
      <w:lvlText w:val="%6."/>
      <w:lvlJc w:val="left"/>
      <w:pPr>
        <w:tabs>
          <w:tab w:val="num" w:pos="3600"/>
        </w:tabs>
        <w:ind w:left="4080" w:hanging="480"/>
      </w:pPr>
      <w:rPr>
        <w:rFonts w:hint="default"/>
      </w:rPr>
    </w:lvl>
    <w:lvl w:ilvl="6">
      <w:start w:val="15"/>
      <w:numFmt w:val="decimal"/>
      <w:lvlText w:val="%7."/>
      <w:lvlJc w:val="left"/>
      <w:pPr>
        <w:tabs>
          <w:tab w:val="num" w:pos="4320"/>
        </w:tabs>
        <w:ind w:left="4800" w:hanging="480"/>
      </w:pPr>
      <w:rPr>
        <w:rFonts w:hint="default"/>
      </w:rPr>
    </w:lvl>
    <w:lvl w:ilvl="7">
      <w:start w:val="15"/>
      <w:numFmt w:val="decimal"/>
      <w:lvlText w:val="%8."/>
      <w:lvlJc w:val="left"/>
      <w:pPr>
        <w:tabs>
          <w:tab w:val="num" w:pos="5040"/>
        </w:tabs>
        <w:ind w:left="5520" w:hanging="480"/>
      </w:pPr>
      <w:rPr>
        <w:rFonts w:hint="default"/>
      </w:rPr>
    </w:lvl>
    <w:lvl w:ilvl="8">
      <w:start w:val="15"/>
      <w:numFmt w:val="decimal"/>
      <w:lvlText w:val="%9."/>
      <w:lvlJc w:val="left"/>
      <w:pPr>
        <w:tabs>
          <w:tab w:val="num" w:pos="5760"/>
        </w:tabs>
        <w:ind w:left="6240" w:hanging="480"/>
      </w:pPr>
      <w:rPr>
        <w:rFonts w:hint="default"/>
      </w:rPr>
    </w:lvl>
  </w:abstractNum>
  <w:abstractNum w:abstractNumId="8" w15:restartNumberingAfterBreak="0">
    <w:nsid w:val="615F1ED2"/>
    <w:multiLevelType w:val="multilevel"/>
    <w:tmpl w:val="EC9CE3E0"/>
    <w:lvl w:ilvl="0">
      <w:start w:val="21"/>
      <w:numFmt w:val="decimal"/>
      <w:lvlText w:val="%1."/>
      <w:lvlJc w:val="left"/>
      <w:pPr>
        <w:tabs>
          <w:tab w:val="num" w:pos="0"/>
        </w:tabs>
        <w:ind w:left="480" w:hanging="480"/>
      </w:pPr>
      <w:rPr>
        <w:rFonts w:hint="default"/>
      </w:rPr>
    </w:lvl>
    <w:lvl w:ilvl="1">
      <w:start w:val="22"/>
      <w:numFmt w:val="decimal"/>
      <w:lvlText w:val="%2."/>
      <w:lvlJc w:val="left"/>
      <w:pPr>
        <w:tabs>
          <w:tab w:val="num" w:pos="720"/>
        </w:tabs>
        <w:ind w:left="1200" w:hanging="480"/>
      </w:pPr>
      <w:rPr>
        <w:rFonts w:hint="default"/>
      </w:rPr>
    </w:lvl>
    <w:lvl w:ilvl="2">
      <w:start w:val="22"/>
      <w:numFmt w:val="decimal"/>
      <w:lvlText w:val="%3."/>
      <w:lvlJc w:val="left"/>
      <w:pPr>
        <w:tabs>
          <w:tab w:val="num" w:pos="1440"/>
        </w:tabs>
        <w:ind w:left="1920" w:hanging="480"/>
      </w:pPr>
      <w:rPr>
        <w:rFonts w:hint="default"/>
      </w:rPr>
    </w:lvl>
    <w:lvl w:ilvl="3">
      <w:start w:val="22"/>
      <w:numFmt w:val="decimal"/>
      <w:lvlText w:val="%4."/>
      <w:lvlJc w:val="left"/>
      <w:pPr>
        <w:tabs>
          <w:tab w:val="num" w:pos="2160"/>
        </w:tabs>
        <w:ind w:left="2640" w:hanging="480"/>
      </w:pPr>
      <w:rPr>
        <w:rFonts w:hint="default"/>
      </w:rPr>
    </w:lvl>
    <w:lvl w:ilvl="4">
      <w:start w:val="22"/>
      <w:numFmt w:val="decimal"/>
      <w:lvlText w:val="%5."/>
      <w:lvlJc w:val="left"/>
      <w:pPr>
        <w:tabs>
          <w:tab w:val="num" w:pos="2880"/>
        </w:tabs>
        <w:ind w:left="3360" w:hanging="480"/>
      </w:pPr>
      <w:rPr>
        <w:rFonts w:hint="default"/>
      </w:rPr>
    </w:lvl>
    <w:lvl w:ilvl="5">
      <w:start w:val="22"/>
      <w:numFmt w:val="decimal"/>
      <w:lvlText w:val="%6."/>
      <w:lvlJc w:val="left"/>
      <w:pPr>
        <w:tabs>
          <w:tab w:val="num" w:pos="3600"/>
        </w:tabs>
        <w:ind w:left="4080" w:hanging="480"/>
      </w:pPr>
      <w:rPr>
        <w:rFonts w:hint="default"/>
      </w:rPr>
    </w:lvl>
    <w:lvl w:ilvl="6">
      <w:start w:val="22"/>
      <w:numFmt w:val="decimal"/>
      <w:lvlText w:val="%7."/>
      <w:lvlJc w:val="left"/>
      <w:pPr>
        <w:tabs>
          <w:tab w:val="num" w:pos="4320"/>
        </w:tabs>
        <w:ind w:left="4800" w:hanging="480"/>
      </w:pPr>
      <w:rPr>
        <w:rFonts w:hint="default"/>
      </w:rPr>
    </w:lvl>
    <w:lvl w:ilvl="7">
      <w:start w:val="22"/>
      <w:numFmt w:val="decimal"/>
      <w:lvlText w:val="%8."/>
      <w:lvlJc w:val="left"/>
      <w:pPr>
        <w:tabs>
          <w:tab w:val="num" w:pos="5040"/>
        </w:tabs>
        <w:ind w:left="5520" w:hanging="480"/>
      </w:pPr>
      <w:rPr>
        <w:rFonts w:hint="default"/>
      </w:rPr>
    </w:lvl>
    <w:lvl w:ilvl="8">
      <w:start w:val="22"/>
      <w:numFmt w:val="decimal"/>
      <w:lvlText w:val="%9."/>
      <w:lvlJc w:val="left"/>
      <w:pPr>
        <w:tabs>
          <w:tab w:val="num" w:pos="5760"/>
        </w:tabs>
        <w:ind w:left="6240" w:hanging="480"/>
      </w:pPr>
      <w:rPr>
        <w:rFonts w:hint="default"/>
      </w:rPr>
    </w:lvl>
  </w:abstractNum>
  <w:abstractNum w:abstractNumId="9" w15:restartNumberingAfterBreak="0">
    <w:nsid w:val="657D4BC3"/>
    <w:multiLevelType w:val="multilevel"/>
    <w:tmpl w:val="98B4B65A"/>
    <w:lvl w:ilvl="0">
      <w:start w:val="9"/>
      <w:numFmt w:val="decimal"/>
      <w:lvlText w:val="%1."/>
      <w:lvlJc w:val="left"/>
      <w:pPr>
        <w:tabs>
          <w:tab w:val="num" w:pos="0"/>
        </w:tabs>
        <w:ind w:left="480" w:hanging="480"/>
      </w:pPr>
    </w:lvl>
    <w:lvl w:ilvl="1">
      <w:start w:val="1"/>
      <w:numFmt w:val="lowerLetter"/>
      <w:lvlText w:val="%2)"/>
      <w:lvlJc w:val="left"/>
      <w:pPr>
        <w:ind w:left="1080" w:hanging="36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10" w15:restartNumberingAfterBreak="0">
    <w:nsid w:val="71315DCA"/>
    <w:multiLevelType w:val="multilevel"/>
    <w:tmpl w:val="D696B412"/>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 w16cid:durableId="593124087">
    <w:abstractNumId w:val="4"/>
  </w:num>
  <w:num w:numId="2" w16cid:durableId="1302078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6884666">
    <w:abstractNumId w:val="1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65941868">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5" w16cid:durableId="14802252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98085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84405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12727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43794108">
    <w:abstractNumId w:val="7"/>
  </w:num>
  <w:num w:numId="10" w16cid:durableId="677662580">
    <w:abstractNumId w:val="0"/>
  </w:num>
  <w:num w:numId="11" w16cid:durableId="737095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68574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3024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3073471">
    <w:abstractNumId w:val="8"/>
  </w:num>
  <w:num w:numId="15" w16cid:durableId="1661032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4161781">
    <w:abstractNumId w:val="3"/>
  </w:num>
  <w:num w:numId="17" w16cid:durableId="13319120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4766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2108940">
    <w:abstractNumId w:val="5"/>
  </w:num>
  <w:num w:numId="20" w16cid:durableId="108973612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 Goos">
    <w15:presenceInfo w15:providerId="AD" w15:userId="S::C.Goos@tilburguniversity.edu::a1db5979-6a86-4656-882a-6d194dacfe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40F0D"/>
    <w:rsid w:val="00047821"/>
    <w:rsid w:val="000538D6"/>
    <w:rsid w:val="00054487"/>
    <w:rsid w:val="00086DDB"/>
    <w:rsid w:val="0011329D"/>
    <w:rsid w:val="001C5BEE"/>
    <w:rsid w:val="001E54FF"/>
    <w:rsid w:val="001E78AA"/>
    <w:rsid w:val="00252CFE"/>
    <w:rsid w:val="00286728"/>
    <w:rsid w:val="00293E09"/>
    <w:rsid w:val="0029792C"/>
    <w:rsid w:val="002C7CB8"/>
    <w:rsid w:val="0032150A"/>
    <w:rsid w:val="003807D5"/>
    <w:rsid w:val="00393C5D"/>
    <w:rsid w:val="003E0031"/>
    <w:rsid w:val="00467484"/>
    <w:rsid w:val="00475996"/>
    <w:rsid w:val="004D4E1B"/>
    <w:rsid w:val="004E29B3"/>
    <w:rsid w:val="004E3807"/>
    <w:rsid w:val="00526EBB"/>
    <w:rsid w:val="005441E7"/>
    <w:rsid w:val="00550631"/>
    <w:rsid w:val="00582CF8"/>
    <w:rsid w:val="00590D07"/>
    <w:rsid w:val="00612A2F"/>
    <w:rsid w:val="0064791B"/>
    <w:rsid w:val="00763352"/>
    <w:rsid w:val="00784D58"/>
    <w:rsid w:val="00790E8F"/>
    <w:rsid w:val="00812B04"/>
    <w:rsid w:val="0084036B"/>
    <w:rsid w:val="008B25D6"/>
    <w:rsid w:val="008D240C"/>
    <w:rsid w:val="008D6863"/>
    <w:rsid w:val="009505D5"/>
    <w:rsid w:val="0095243C"/>
    <w:rsid w:val="00965395"/>
    <w:rsid w:val="00A1257B"/>
    <w:rsid w:val="00A614C7"/>
    <w:rsid w:val="00AB01A1"/>
    <w:rsid w:val="00B04004"/>
    <w:rsid w:val="00B05E2E"/>
    <w:rsid w:val="00B82188"/>
    <w:rsid w:val="00B86B75"/>
    <w:rsid w:val="00BC48D5"/>
    <w:rsid w:val="00C279A4"/>
    <w:rsid w:val="00C36279"/>
    <w:rsid w:val="00C96B49"/>
    <w:rsid w:val="00CF1B68"/>
    <w:rsid w:val="00D94291"/>
    <w:rsid w:val="00DE79D1"/>
    <w:rsid w:val="00E315A3"/>
    <w:rsid w:val="00E974B8"/>
    <w:rsid w:val="00EB27DA"/>
    <w:rsid w:val="00EE2C0C"/>
    <w:rsid w:val="0E6BC9FB"/>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9160"/>
  <w15:docId w15:val="{CB7ABCA5-1563-4EFA-851E-08207A01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AB01A1"/>
    <w:rPr>
      <w:color w:val="605E5C"/>
      <w:shd w:val="clear" w:color="auto" w:fill="E1DFDD"/>
    </w:rPr>
  </w:style>
  <w:style w:type="paragraph" w:styleId="ListParagraph">
    <w:name w:val="List Paragraph"/>
    <w:basedOn w:val="Normal"/>
    <w:rsid w:val="00475996"/>
    <w:pPr>
      <w:ind w:left="720"/>
      <w:contextualSpacing/>
    </w:pPr>
  </w:style>
  <w:style w:type="paragraph" w:styleId="Revision">
    <w:name w:val="Revision"/>
    <w:hidden/>
    <w:semiHidden/>
    <w:rsid w:val="0032150A"/>
    <w:pPr>
      <w:spacing w:after="0"/>
    </w:pPr>
  </w:style>
  <w:style w:type="character" w:styleId="PlaceholderText">
    <w:name w:val="Placeholder Text"/>
    <w:basedOn w:val="DefaultParagraphFont"/>
    <w:semiHidden/>
    <w:rsid w:val="00C96B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f.j.clouth@tilburguniversity.edu"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ran.r-project.org/web/views/" TargetMode="External"/><Relationship Id="rId4" Type="http://schemas.openxmlformats.org/officeDocument/2006/relationships/webSettings" Target="webSettings.xml"/><Relationship Id="rId9" Type="http://schemas.openxmlformats.org/officeDocument/2006/relationships/hyperlink" Target="https://www.r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512</TotalTime>
  <Pages>1</Pages>
  <Words>1322</Words>
  <Characters>7541</Characters>
  <Application>Microsoft Office Word</Application>
  <DocSecurity>0</DocSecurity>
  <Lines>62</Lines>
  <Paragraphs>17</Paragraphs>
  <ScaleCrop>false</ScaleCrop>
  <Company>Tilburg University</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in R: Exercise 1</dc:title>
  <dc:creator>Maria Bolsinoca, m.a.bolsinova@uvt.nl</dc:creator>
  <cp:keywords/>
  <cp:lastModifiedBy>Cas Goos</cp:lastModifiedBy>
  <cp:revision>34</cp:revision>
  <cp:lastPrinted>2024-01-25T08:41:00Z</cp:lastPrinted>
  <dcterms:created xsi:type="dcterms:W3CDTF">2025-01-28T10:34:00Z</dcterms:created>
  <dcterms:modified xsi:type="dcterms:W3CDTF">2026-06-10T14:28:00Z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MSIP_Label_b29f4804-9ab0-4527-a877-f7a87100f5fc_Enabled">
    <vt:lpwstr>true</vt:lpwstr>
  </property>
  <property fmtid="{D5CDD505-2E9C-101B-9397-08002B2CF9AE}" pid="4" name="MSIP_Label_b29f4804-9ab0-4527-a877-f7a87100f5fc_SetDate">
    <vt:lpwstr>2025-01-28T10:34:56Z</vt:lpwstr>
  </property>
  <property fmtid="{D5CDD505-2E9C-101B-9397-08002B2CF9AE}" pid="5" name="MSIP_Label_b29f4804-9ab0-4527-a877-f7a87100f5fc_Method">
    <vt:lpwstr>Standard</vt:lpwstr>
  </property>
  <property fmtid="{D5CDD505-2E9C-101B-9397-08002B2CF9AE}" pid="6" name="MSIP_Label_b29f4804-9ab0-4527-a877-f7a87100f5fc_Name">
    <vt:lpwstr>General</vt:lpwstr>
  </property>
  <property fmtid="{D5CDD505-2E9C-101B-9397-08002B2CF9AE}" pid="7" name="MSIP_Label_b29f4804-9ab0-4527-a877-f7a87100f5fc_SiteId">
    <vt:lpwstr>7a5561df-6599-4898-8a20-cce41db3b44f</vt:lpwstr>
  </property>
  <property fmtid="{D5CDD505-2E9C-101B-9397-08002B2CF9AE}" pid="8" name="MSIP_Label_b29f4804-9ab0-4527-a877-f7a87100f5fc_ActionId">
    <vt:lpwstr>d58de4d1-f6d8-4f63-b0e4-219a18722520</vt:lpwstr>
  </property>
  <property fmtid="{D5CDD505-2E9C-101B-9397-08002B2CF9AE}" pid="9" name="MSIP_Label_b29f4804-9ab0-4527-a877-f7a87100f5fc_ContentBits">
    <vt:lpwstr>0</vt:lpwstr>
  </property>
  <property fmtid="{D5CDD505-2E9C-101B-9397-08002B2CF9AE}" pid="10" name="MSIP_Label_b29f4804-9ab0-4527-a877-f7a87100f5fc_Tag">
    <vt:lpwstr>10, 3, 0, 2</vt:lpwstr>
  </property>
</Properties>
</file>